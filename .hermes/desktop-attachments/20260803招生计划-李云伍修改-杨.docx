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068BC1" w14:textId="71538D77" w:rsidR="00FC5FE0" w:rsidRPr="002145E1" w:rsidRDefault="00A61AE2">
      <w:pPr>
        <w:jc w:val="center"/>
        <w:rPr>
          <w:sz w:val="32"/>
          <w:szCs w:val="32"/>
          <w:lang w:eastAsia="zh-CN"/>
        </w:rPr>
      </w:pPr>
      <w:r w:rsidRPr="002145E1">
        <w:rPr>
          <w:rFonts w:ascii="黑体" w:eastAsia="黑体" w:hAnsi="黑体"/>
          <w:b/>
          <w:sz w:val="32"/>
          <w:szCs w:val="32"/>
          <w:lang w:eastAsia="zh-CN"/>
        </w:rPr>
        <w:t>西南大学</w:t>
      </w:r>
      <w:r w:rsidR="00682FEF">
        <w:rPr>
          <w:rFonts w:ascii="黑体" w:eastAsia="黑体" w:hAnsi="黑体" w:hint="eastAsia"/>
          <w:b/>
          <w:sz w:val="32"/>
          <w:szCs w:val="32"/>
          <w:lang w:eastAsia="zh-CN"/>
        </w:rPr>
        <w:t>关于选拔</w:t>
      </w:r>
      <w:ins w:id="0" w:author="YMJ-13883002509" w:date="2026-08-03T22:30:00Z">
        <w:r w:rsidR="00CE2399">
          <w:rPr>
            <w:rFonts w:ascii="黑体" w:eastAsia="黑体" w:hAnsi="黑体" w:hint="eastAsia"/>
            <w:b/>
            <w:sz w:val="32"/>
            <w:szCs w:val="32"/>
            <w:lang w:eastAsia="zh-CN"/>
          </w:rPr>
          <w:t>“</w:t>
        </w:r>
        <w:r w:rsidR="00CE2399" w:rsidRPr="002145E1">
          <w:rPr>
            <w:rFonts w:ascii="黑体" w:eastAsia="黑体" w:hAnsi="黑体"/>
            <w:b/>
            <w:sz w:val="32"/>
            <w:szCs w:val="32"/>
            <w:lang w:eastAsia="zh-CN"/>
          </w:rPr>
          <w:t>学行科创实验班</w:t>
        </w:r>
        <w:r w:rsidR="00CE2399">
          <w:rPr>
            <w:rFonts w:ascii="黑体" w:eastAsia="黑体" w:hAnsi="黑体" w:hint="eastAsia"/>
            <w:b/>
            <w:sz w:val="32"/>
            <w:szCs w:val="32"/>
            <w:lang w:eastAsia="zh-CN"/>
          </w:rPr>
          <w:t>”</w:t>
        </w:r>
      </w:ins>
      <w:r w:rsidR="00682FEF">
        <w:rPr>
          <w:rFonts w:ascii="黑体" w:eastAsia="黑体" w:hAnsi="黑体" w:hint="eastAsia"/>
          <w:b/>
          <w:sz w:val="32"/>
          <w:szCs w:val="32"/>
          <w:lang w:eastAsia="zh-CN"/>
        </w:rPr>
        <w:t>2</w:t>
      </w:r>
      <w:r w:rsidR="00682FEF">
        <w:rPr>
          <w:rFonts w:ascii="黑体" w:eastAsia="黑体" w:hAnsi="黑体"/>
          <w:b/>
          <w:sz w:val="32"/>
          <w:szCs w:val="32"/>
          <w:lang w:eastAsia="zh-CN"/>
        </w:rPr>
        <w:t>026</w:t>
      </w:r>
      <w:r w:rsidR="00682FEF">
        <w:rPr>
          <w:rFonts w:ascii="黑体" w:eastAsia="黑体" w:hAnsi="黑体" w:hint="eastAsia"/>
          <w:b/>
          <w:sz w:val="32"/>
          <w:szCs w:val="32"/>
          <w:lang w:eastAsia="zh-CN"/>
        </w:rPr>
        <w:t>级</w:t>
      </w:r>
      <w:del w:id="1" w:author="YMJ-13883002509" w:date="2026-08-03T22:30:00Z">
        <w:r w:rsidRPr="002145E1" w:rsidDel="00CE2399">
          <w:rPr>
            <w:rFonts w:ascii="黑体" w:eastAsia="黑体" w:hAnsi="黑体"/>
            <w:b/>
            <w:sz w:val="32"/>
            <w:szCs w:val="32"/>
            <w:lang w:eastAsia="zh-CN"/>
          </w:rPr>
          <w:delText>学行科创实验班</w:delText>
        </w:r>
      </w:del>
      <w:r w:rsidR="0063231D">
        <w:rPr>
          <w:rFonts w:ascii="黑体" w:eastAsia="黑体" w:hAnsi="黑体" w:hint="eastAsia"/>
          <w:b/>
          <w:sz w:val="32"/>
          <w:szCs w:val="32"/>
          <w:lang w:eastAsia="zh-CN"/>
        </w:rPr>
        <w:t>学生</w:t>
      </w:r>
      <w:r w:rsidR="00682FEF">
        <w:rPr>
          <w:rFonts w:ascii="黑体" w:eastAsia="黑体" w:hAnsi="黑体" w:hint="eastAsia"/>
          <w:b/>
          <w:sz w:val="32"/>
          <w:szCs w:val="32"/>
          <w:lang w:eastAsia="zh-CN"/>
        </w:rPr>
        <w:t>的通知</w:t>
      </w:r>
    </w:p>
    <w:p w14:paraId="79357215" w14:textId="0592BB43" w:rsidR="00CE2399" w:rsidRPr="00CE2399" w:rsidRDefault="00CE2399" w:rsidP="00CE2399">
      <w:pPr>
        <w:spacing w:after="0" w:line="240" w:lineRule="auto"/>
        <w:rPr>
          <w:ins w:id="2" w:author="YMJ-13883002509" w:date="2026-08-03T22:32:00Z"/>
          <w:rFonts w:hint="eastAsia"/>
          <w:sz w:val="24"/>
          <w:szCs w:val="24"/>
          <w:lang w:eastAsia="zh-CN"/>
        </w:rPr>
      </w:pPr>
      <w:ins w:id="3" w:author="YMJ-13883002509" w:date="2026-08-03T22:32:00Z">
        <w:r w:rsidRPr="00CE2399">
          <w:rPr>
            <w:b/>
            <w:bCs/>
            <w:sz w:val="24"/>
            <w:szCs w:val="24"/>
            <w:lang w:eastAsia="zh-CN"/>
          </w:rPr>
          <w:t>前言</w:t>
        </w:r>
      </w:ins>
    </w:p>
    <w:p w14:paraId="72E5BB9C" w14:textId="11AB71B2" w:rsidR="00682FEF" w:rsidRPr="00CE2399" w:rsidDel="00CE2399" w:rsidRDefault="00682FEF" w:rsidP="00BD1DEF">
      <w:pPr>
        <w:spacing w:line="360" w:lineRule="auto"/>
        <w:jc w:val="both"/>
        <w:rPr>
          <w:del w:id="4" w:author="YMJ-13883002509" w:date="2026-08-03T22:32:00Z"/>
          <w:rFonts w:hint="eastAsia"/>
          <w:sz w:val="24"/>
          <w:szCs w:val="24"/>
          <w:lang w:eastAsia="zh-CN"/>
          <w:rPrChange w:id="5" w:author="YMJ-13883002509" w:date="2026-08-03T22:30:00Z">
            <w:rPr>
              <w:del w:id="6" w:author="YMJ-13883002509" w:date="2026-08-03T22:32:00Z"/>
              <w:sz w:val="24"/>
              <w:szCs w:val="24"/>
              <w:lang w:eastAsia="zh-CN"/>
            </w:rPr>
          </w:rPrChange>
        </w:rPr>
      </w:pPr>
    </w:p>
    <w:p w14:paraId="4804BFBD" w14:textId="5394869F" w:rsidR="001E6FF9" w:rsidRPr="00010006" w:rsidRDefault="00682FEF" w:rsidP="00682FEF">
      <w:pPr>
        <w:spacing w:line="360" w:lineRule="auto"/>
        <w:ind w:firstLine="440"/>
        <w:jc w:val="both"/>
        <w:rPr>
          <w:sz w:val="24"/>
          <w:szCs w:val="24"/>
          <w:lang w:eastAsia="zh-CN"/>
        </w:rPr>
      </w:pPr>
      <w:r w:rsidRPr="00010006">
        <w:rPr>
          <w:sz w:val="24"/>
          <w:szCs w:val="24"/>
          <w:lang w:eastAsia="zh-CN"/>
        </w:rPr>
        <w:t>学行科创实验班</w:t>
      </w:r>
      <w:r w:rsidRPr="00010006">
        <w:rPr>
          <w:rFonts w:hint="eastAsia"/>
          <w:sz w:val="24"/>
          <w:szCs w:val="24"/>
          <w:lang w:eastAsia="zh-CN"/>
        </w:rPr>
        <w:t>（简称</w:t>
      </w:r>
      <w:del w:id="7" w:author="YMJ-13883002509" w:date="2026-08-03T22:26:00Z">
        <w:r w:rsidR="0063231D" w:rsidRPr="00010006" w:rsidDel="0090564A">
          <w:rPr>
            <w:rFonts w:hint="eastAsia"/>
            <w:sz w:val="24"/>
            <w:szCs w:val="24"/>
            <w:lang w:eastAsia="zh-CN"/>
          </w:rPr>
          <w:delText>“</w:delText>
        </w:r>
      </w:del>
      <w:r w:rsidRPr="00010006">
        <w:rPr>
          <w:rFonts w:hint="eastAsia"/>
          <w:sz w:val="24"/>
          <w:szCs w:val="24"/>
          <w:lang w:eastAsia="zh-CN"/>
        </w:rPr>
        <w:t>学行班</w:t>
      </w:r>
      <w:del w:id="8" w:author="YMJ-13883002509" w:date="2026-08-03T22:26:00Z">
        <w:r w:rsidR="0063231D" w:rsidRPr="00010006" w:rsidDel="0090564A">
          <w:rPr>
            <w:rFonts w:hint="eastAsia"/>
            <w:sz w:val="24"/>
            <w:szCs w:val="24"/>
            <w:lang w:eastAsia="zh-CN"/>
          </w:rPr>
          <w:delText>”</w:delText>
        </w:r>
      </w:del>
      <w:r w:rsidRPr="00010006">
        <w:rPr>
          <w:rFonts w:hint="eastAsia"/>
          <w:sz w:val="24"/>
          <w:szCs w:val="24"/>
          <w:lang w:eastAsia="zh-CN"/>
        </w:rPr>
        <w:t>）</w:t>
      </w:r>
      <w:r w:rsidRPr="00010006">
        <w:rPr>
          <w:sz w:val="24"/>
          <w:szCs w:val="24"/>
          <w:lang w:eastAsia="zh-CN"/>
        </w:rPr>
        <w:t>是</w:t>
      </w:r>
      <w:r w:rsidR="001E6FF9" w:rsidRPr="001E6FF9">
        <w:rPr>
          <w:sz w:val="24"/>
          <w:szCs w:val="24"/>
          <w:lang w:eastAsia="zh-CN"/>
        </w:rPr>
        <w:t>重庆市北碚区与西南大学共建的校级科创实验班</w:t>
      </w:r>
      <w:r w:rsidR="0063231D">
        <w:rPr>
          <w:rFonts w:hint="eastAsia"/>
          <w:sz w:val="24"/>
          <w:szCs w:val="24"/>
          <w:lang w:eastAsia="zh-CN"/>
        </w:rPr>
        <w:t>，</w:t>
      </w:r>
      <w:del w:id="9" w:author="云伍" w:date="2026-08-01T12:57:00Z">
        <w:r w:rsidR="001E6FF9" w:rsidDel="00142B49">
          <w:rPr>
            <w:rFonts w:hint="eastAsia"/>
            <w:sz w:val="24"/>
            <w:szCs w:val="24"/>
            <w:lang w:eastAsia="zh-CN"/>
          </w:rPr>
          <w:delText>隶属</w:delText>
        </w:r>
        <w:r w:rsidR="00BD1DEF" w:rsidDel="00142B49">
          <w:rPr>
            <w:rFonts w:hint="eastAsia"/>
            <w:sz w:val="24"/>
            <w:szCs w:val="24"/>
            <w:lang w:eastAsia="zh-CN"/>
          </w:rPr>
          <w:delText>于</w:delText>
        </w:r>
        <w:r w:rsidR="001E6FF9" w:rsidDel="00142B49">
          <w:rPr>
            <w:rFonts w:hint="eastAsia"/>
            <w:sz w:val="24"/>
            <w:szCs w:val="24"/>
            <w:lang w:eastAsia="zh-CN"/>
          </w:rPr>
          <w:delText>西南大学袁隆平书院，</w:delText>
        </w:r>
      </w:del>
      <w:r w:rsidR="001E6FF9">
        <w:rPr>
          <w:rFonts w:hint="eastAsia"/>
          <w:sz w:val="24"/>
          <w:szCs w:val="24"/>
          <w:lang w:eastAsia="zh-CN"/>
        </w:rPr>
        <w:t>由工程技术学院</w:t>
      </w:r>
      <w:ins w:id="10" w:author="云伍" w:date="2026-08-01T13:08:00Z">
        <w:r w:rsidR="008B48CD" w:rsidRPr="008B48CD">
          <w:rPr>
            <w:rFonts w:hint="eastAsia"/>
            <w:sz w:val="24"/>
            <w:szCs w:val="24"/>
            <w:lang w:eastAsia="zh-CN"/>
          </w:rPr>
          <w:t>负责日常管理与教学组织</w:t>
        </w:r>
      </w:ins>
      <w:del w:id="11" w:author="云伍" w:date="2026-08-01T13:08:00Z">
        <w:r w:rsidR="001E6FF9" w:rsidDel="008B48CD">
          <w:rPr>
            <w:rFonts w:hint="eastAsia"/>
            <w:sz w:val="24"/>
            <w:szCs w:val="24"/>
            <w:lang w:eastAsia="zh-CN"/>
          </w:rPr>
          <w:delText>托管</w:delText>
        </w:r>
      </w:del>
      <w:r w:rsidR="001E6FF9">
        <w:rPr>
          <w:rFonts w:hint="eastAsia"/>
          <w:sz w:val="24"/>
          <w:szCs w:val="24"/>
          <w:lang w:eastAsia="zh-CN"/>
        </w:rPr>
        <w:t>。</w:t>
      </w:r>
      <w:del w:id="12" w:author="YMJ-13883002509" w:date="2026-08-03T22:26:00Z">
        <w:r w:rsidR="00373A12" w:rsidDel="0090564A">
          <w:rPr>
            <w:rFonts w:hint="eastAsia"/>
            <w:sz w:val="24"/>
            <w:szCs w:val="24"/>
            <w:lang w:eastAsia="zh-CN"/>
          </w:rPr>
          <w:delText>“</w:delText>
        </w:r>
      </w:del>
      <w:r w:rsidR="001E6FF9">
        <w:rPr>
          <w:rFonts w:hint="eastAsia"/>
          <w:sz w:val="24"/>
          <w:szCs w:val="24"/>
          <w:lang w:eastAsia="zh-CN"/>
        </w:rPr>
        <w:t>学行班</w:t>
      </w:r>
      <w:del w:id="13" w:author="YMJ-13883002509" w:date="2026-08-03T22:27:00Z">
        <w:r w:rsidR="00373A12" w:rsidDel="0090564A">
          <w:rPr>
            <w:rFonts w:hint="eastAsia"/>
            <w:sz w:val="24"/>
            <w:szCs w:val="24"/>
            <w:lang w:eastAsia="zh-CN"/>
          </w:rPr>
          <w:delText>”</w:delText>
        </w:r>
      </w:del>
      <w:r w:rsidR="00F25027">
        <w:rPr>
          <w:sz w:val="24"/>
          <w:szCs w:val="24"/>
          <w:lang w:eastAsia="zh-CN"/>
        </w:rPr>
        <w:t>采用全新卓越工程人才培养体系和全面项目制教学模式，致力于</w:t>
      </w:r>
      <w:r w:rsidR="001E6FF9" w:rsidRPr="001E6FF9">
        <w:rPr>
          <w:sz w:val="24"/>
          <w:szCs w:val="24"/>
          <w:lang w:eastAsia="zh-CN"/>
        </w:rPr>
        <w:t>多元化的高素质复合型创新创业领军人才</w:t>
      </w:r>
      <w:r w:rsidR="00F25027">
        <w:rPr>
          <w:rFonts w:hint="eastAsia"/>
          <w:sz w:val="24"/>
          <w:szCs w:val="24"/>
          <w:lang w:eastAsia="zh-CN"/>
        </w:rPr>
        <w:t>培养</w:t>
      </w:r>
      <w:r w:rsidR="001E6FF9" w:rsidRPr="001E6FF9">
        <w:rPr>
          <w:sz w:val="24"/>
          <w:szCs w:val="24"/>
          <w:lang w:eastAsia="zh-CN"/>
        </w:rPr>
        <w:t>。为做好202</w:t>
      </w:r>
      <w:r w:rsidR="0063231D" w:rsidRPr="00010006">
        <w:rPr>
          <w:sz w:val="24"/>
          <w:szCs w:val="24"/>
          <w:lang w:eastAsia="zh-CN"/>
        </w:rPr>
        <w:t>6</w:t>
      </w:r>
      <w:r w:rsidR="001E6FF9" w:rsidRPr="001E6FF9">
        <w:rPr>
          <w:sz w:val="24"/>
          <w:szCs w:val="24"/>
          <w:lang w:eastAsia="zh-CN"/>
        </w:rPr>
        <w:t>级</w:t>
      </w:r>
      <w:del w:id="14" w:author="YMJ-13883002509" w:date="2026-08-03T22:27:00Z">
        <w:r w:rsidR="001E6FF9" w:rsidRPr="001E6FF9" w:rsidDel="0090564A">
          <w:rPr>
            <w:sz w:val="24"/>
            <w:szCs w:val="24"/>
            <w:lang w:eastAsia="zh-CN"/>
          </w:rPr>
          <w:delText>“</w:delText>
        </w:r>
      </w:del>
      <w:r w:rsidR="001E6FF9" w:rsidRPr="001E6FF9">
        <w:rPr>
          <w:sz w:val="24"/>
          <w:szCs w:val="24"/>
          <w:lang w:eastAsia="zh-CN"/>
        </w:rPr>
        <w:t>学行班</w:t>
      </w:r>
      <w:del w:id="15" w:author="YMJ-13883002509" w:date="2026-08-03T22:27:00Z">
        <w:r w:rsidR="001E6FF9" w:rsidRPr="001E6FF9" w:rsidDel="0090564A">
          <w:rPr>
            <w:sz w:val="24"/>
            <w:szCs w:val="24"/>
            <w:lang w:eastAsia="zh-CN"/>
          </w:rPr>
          <w:delText>”</w:delText>
        </w:r>
      </w:del>
      <w:r w:rsidR="001E6FF9" w:rsidRPr="001E6FF9">
        <w:rPr>
          <w:sz w:val="24"/>
          <w:szCs w:val="24"/>
          <w:lang w:eastAsia="zh-CN"/>
        </w:rPr>
        <w:t>学生选拔工作，现将相关事宜通知如下：</w:t>
      </w:r>
    </w:p>
    <w:p w14:paraId="768AE0DB" w14:textId="77777777" w:rsidR="0063231D" w:rsidRPr="0063231D" w:rsidRDefault="0063231D" w:rsidP="00010006">
      <w:pPr>
        <w:spacing w:line="360" w:lineRule="auto"/>
        <w:jc w:val="both"/>
        <w:rPr>
          <w:rFonts w:hint="eastAsia"/>
          <w:b/>
          <w:sz w:val="24"/>
          <w:szCs w:val="24"/>
          <w:lang w:eastAsia="zh-CN"/>
        </w:rPr>
      </w:pPr>
      <w:r w:rsidRPr="0063231D">
        <w:rPr>
          <w:b/>
          <w:sz w:val="24"/>
          <w:szCs w:val="24"/>
          <w:lang w:eastAsia="zh-CN"/>
        </w:rPr>
        <w:t>一、培养目标</w:t>
      </w:r>
      <w:del w:id="16" w:author="YMJ-13883002509" w:date="2026-08-03T22:33:00Z">
        <w:r w:rsidRPr="0063231D" w:rsidDel="00CE2399">
          <w:rPr>
            <w:b/>
            <w:sz w:val="24"/>
            <w:szCs w:val="24"/>
            <w:lang w:eastAsia="zh-CN"/>
          </w:rPr>
          <w:delText>及模式</w:delText>
        </w:r>
      </w:del>
    </w:p>
    <w:p w14:paraId="223A77A7" w14:textId="77777777" w:rsidR="00CE2399" w:rsidRPr="0063231D" w:rsidRDefault="00373A12" w:rsidP="00CE2399">
      <w:pPr>
        <w:spacing w:line="360" w:lineRule="auto"/>
        <w:ind w:firstLine="440"/>
        <w:jc w:val="both"/>
        <w:rPr>
          <w:ins w:id="17" w:author="YMJ-13883002509" w:date="2026-08-03T22:34:00Z"/>
          <w:sz w:val="24"/>
          <w:szCs w:val="24"/>
          <w:lang w:eastAsia="zh-CN"/>
        </w:rPr>
      </w:pPr>
      <w:del w:id="18" w:author="YMJ-13883002509" w:date="2026-08-03T22:33:00Z">
        <w:r w:rsidDel="00CE2399">
          <w:rPr>
            <w:rFonts w:hint="eastAsia"/>
            <w:sz w:val="24"/>
            <w:szCs w:val="24"/>
            <w:lang w:eastAsia="zh-CN"/>
          </w:rPr>
          <w:delText>培养目标：</w:delText>
        </w:r>
      </w:del>
      <w:del w:id="19" w:author="云伍" w:date="2026-08-01T12:59:00Z">
        <w:r w:rsidR="0063231D" w:rsidRPr="0063231D" w:rsidDel="00142B49">
          <w:rPr>
            <w:sz w:val="24"/>
            <w:szCs w:val="24"/>
            <w:lang w:eastAsia="zh-CN"/>
          </w:rPr>
          <w:delText>坚持</w:delText>
        </w:r>
      </w:del>
      <w:r w:rsidR="0063231D" w:rsidRPr="0063231D">
        <w:rPr>
          <w:sz w:val="24"/>
          <w:szCs w:val="24"/>
          <w:lang w:eastAsia="zh-CN"/>
        </w:rPr>
        <w:t>培养适应社会经济发展和国家创新驱动需求，具有家国情怀、创新精神、合作能力和国际视野，能够敏锐发现社会需求和挑战，有强烈</w:t>
      </w:r>
      <w:ins w:id="20" w:author="云伍" w:date="2026-08-01T13:00:00Z">
        <w:r w:rsidR="00142B49">
          <w:rPr>
            <w:rFonts w:hint="eastAsia"/>
            <w:sz w:val="24"/>
            <w:szCs w:val="24"/>
            <w:lang w:eastAsia="zh-CN"/>
          </w:rPr>
          <w:t>创新</w:t>
        </w:r>
      </w:ins>
      <w:del w:id="21" w:author="云伍" w:date="2026-08-01T13:00:00Z">
        <w:r w:rsidR="0063231D" w:rsidRPr="0063231D" w:rsidDel="00142B49">
          <w:rPr>
            <w:sz w:val="24"/>
            <w:szCs w:val="24"/>
            <w:lang w:eastAsia="zh-CN"/>
          </w:rPr>
          <w:delText>创业</w:delText>
        </w:r>
      </w:del>
      <w:r w:rsidR="0063231D" w:rsidRPr="0063231D">
        <w:rPr>
          <w:sz w:val="24"/>
          <w:szCs w:val="24"/>
          <w:lang w:eastAsia="zh-CN"/>
        </w:rPr>
        <w:t>意识</w:t>
      </w:r>
      <w:ins w:id="22" w:author="云伍" w:date="2026-08-01T13:00:00Z">
        <w:r w:rsidR="00142B49">
          <w:rPr>
            <w:rFonts w:hint="eastAsia"/>
            <w:sz w:val="24"/>
            <w:szCs w:val="24"/>
            <w:lang w:eastAsia="zh-CN"/>
          </w:rPr>
          <w:t>、</w:t>
        </w:r>
      </w:ins>
      <w:ins w:id="23" w:author="云伍" w:date="2026-08-01T13:01:00Z">
        <w:r w:rsidR="00142B49">
          <w:rPr>
            <w:rFonts w:hint="eastAsia"/>
            <w:sz w:val="24"/>
            <w:szCs w:val="24"/>
            <w:lang w:eastAsia="zh-CN"/>
          </w:rPr>
          <w:t>扎实创新能力</w:t>
        </w:r>
      </w:ins>
      <w:r w:rsidR="0063231D" w:rsidRPr="0063231D">
        <w:rPr>
          <w:sz w:val="24"/>
          <w:szCs w:val="24"/>
          <w:lang w:eastAsia="zh-CN"/>
        </w:rPr>
        <w:t>的高素质创新创业人才。</w:t>
      </w:r>
      <w:ins w:id="24" w:author="YMJ-13883002509" w:date="2026-08-03T22:34:00Z">
        <w:r w:rsidR="00CE2399" w:rsidRPr="0063231D">
          <w:rPr>
            <w:sz w:val="24"/>
            <w:szCs w:val="24"/>
            <w:lang w:eastAsia="zh-CN"/>
          </w:rPr>
          <w:t>毕业时达到相应毕业条件和学位授予条件的，</w:t>
        </w:r>
        <w:r w:rsidR="00CE2399">
          <w:rPr>
            <w:rFonts w:hint="eastAsia"/>
            <w:sz w:val="24"/>
            <w:szCs w:val="24"/>
            <w:lang w:eastAsia="zh-CN"/>
          </w:rPr>
          <w:t>颁发</w:t>
        </w:r>
        <w:r w:rsidR="00CE2399" w:rsidRPr="0063231D">
          <w:rPr>
            <w:sz w:val="24"/>
            <w:szCs w:val="24"/>
            <w:lang w:eastAsia="zh-CN"/>
          </w:rPr>
          <w:t>智能制造工程专业</w:t>
        </w:r>
        <w:r w:rsidR="00CE2399">
          <w:rPr>
            <w:rFonts w:hint="eastAsia"/>
            <w:sz w:val="24"/>
            <w:szCs w:val="24"/>
            <w:lang w:eastAsia="zh-CN"/>
          </w:rPr>
          <w:t>本科</w:t>
        </w:r>
        <w:r w:rsidR="00CE2399" w:rsidRPr="0063231D">
          <w:rPr>
            <w:sz w:val="24"/>
            <w:szCs w:val="24"/>
            <w:lang w:eastAsia="zh-CN"/>
          </w:rPr>
          <w:t>毕业证书</w:t>
        </w:r>
        <w:r w:rsidR="00CE2399">
          <w:rPr>
            <w:rFonts w:hint="eastAsia"/>
            <w:sz w:val="24"/>
            <w:szCs w:val="24"/>
            <w:lang w:eastAsia="zh-CN"/>
          </w:rPr>
          <w:t>和</w:t>
        </w:r>
        <w:r w:rsidR="00CE2399" w:rsidRPr="0063231D">
          <w:rPr>
            <w:sz w:val="24"/>
            <w:szCs w:val="24"/>
            <w:lang w:eastAsia="zh-CN"/>
          </w:rPr>
          <w:t>授予工学学士学位</w:t>
        </w:r>
        <w:r w:rsidR="00CE2399">
          <w:rPr>
            <w:rFonts w:hint="eastAsia"/>
            <w:sz w:val="24"/>
            <w:szCs w:val="24"/>
            <w:lang w:eastAsia="zh-CN"/>
          </w:rPr>
          <w:t>。</w:t>
        </w:r>
        <w:r w:rsidR="00CE2399" w:rsidRPr="00373A12">
          <w:rPr>
            <w:rFonts w:hint="eastAsia"/>
            <w:sz w:val="24"/>
            <w:szCs w:val="24"/>
            <w:lang w:eastAsia="zh-CN"/>
          </w:rPr>
          <w:t>标准学制</w:t>
        </w:r>
        <w:r w:rsidR="00CE2399" w:rsidRPr="00373A12">
          <w:rPr>
            <w:sz w:val="24"/>
            <w:szCs w:val="24"/>
            <w:lang w:eastAsia="zh-CN"/>
          </w:rPr>
          <w:t>4年</w:t>
        </w:r>
        <w:r w:rsidR="00CE2399">
          <w:rPr>
            <w:rFonts w:hint="eastAsia"/>
            <w:sz w:val="24"/>
            <w:szCs w:val="24"/>
            <w:lang w:eastAsia="zh-CN"/>
          </w:rPr>
          <w:t>。</w:t>
        </w:r>
      </w:ins>
    </w:p>
    <w:p w14:paraId="7DDD7BCD" w14:textId="380D106B" w:rsidR="0063231D" w:rsidDel="00CE2399" w:rsidRDefault="0063231D" w:rsidP="0063231D">
      <w:pPr>
        <w:spacing w:line="360" w:lineRule="auto"/>
        <w:ind w:firstLine="440"/>
        <w:jc w:val="both"/>
        <w:rPr>
          <w:del w:id="25" w:author="YMJ-13883002509" w:date="2026-08-03T22:34:00Z"/>
          <w:sz w:val="24"/>
          <w:szCs w:val="24"/>
          <w:lang w:eastAsia="zh-CN"/>
        </w:rPr>
      </w:pPr>
    </w:p>
    <w:p w14:paraId="0EC7822D" w14:textId="77777777" w:rsidR="00CE2399" w:rsidRPr="00CE2399" w:rsidRDefault="00CE2399" w:rsidP="00CE2399">
      <w:pPr>
        <w:spacing w:line="360" w:lineRule="auto"/>
        <w:jc w:val="both"/>
        <w:rPr>
          <w:ins w:id="26" w:author="YMJ-13883002509" w:date="2026-08-03T22:33:00Z"/>
          <w:b/>
          <w:sz w:val="24"/>
          <w:szCs w:val="24"/>
          <w:lang w:eastAsia="zh-CN"/>
          <w:rPrChange w:id="27" w:author="YMJ-13883002509" w:date="2026-08-03T22:34:00Z">
            <w:rPr>
              <w:ins w:id="28" w:author="YMJ-13883002509" w:date="2026-08-03T22:33:00Z"/>
              <w:sz w:val="24"/>
              <w:szCs w:val="24"/>
              <w:lang w:eastAsia="zh-CN"/>
            </w:rPr>
          </w:rPrChange>
        </w:rPr>
        <w:pPrChange w:id="29" w:author="YMJ-13883002509" w:date="2026-08-03T22:33:00Z">
          <w:pPr>
            <w:spacing w:line="360" w:lineRule="auto"/>
            <w:ind w:firstLine="440"/>
            <w:jc w:val="both"/>
          </w:pPr>
        </w:pPrChange>
      </w:pPr>
      <w:ins w:id="30" w:author="YMJ-13883002509" w:date="2026-08-03T22:33:00Z">
        <w:r w:rsidRPr="00CE2399">
          <w:rPr>
            <w:rFonts w:hint="eastAsia"/>
            <w:b/>
            <w:sz w:val="24"/>
            <w:szCs w:val="24"/>
            <w:lang w:eastAsia="zh-CN"/>
            <w:rPrChange w:id="31" w:author="YMJ-13883002509" w:date="2026-08-03T22:34:00Z">
              <w:rPr>
                <w:rFonts w:hint="eastAsia"/>
                <w:sz w:val="24"/>
                <w:szCs w:val="24"/>
                <w:lang w:eastAsia="zh-CN"/>
              </w:rPr>
            </w:rPrChange>
          </w:rPr>
          <w:t>二、</w:t>
        </w:r>
      </w:ins>
      <w:r w:rsidR="00373A12" w:rsidRPr="00CE2399">
        <w:rPr>
          <w:rFonts w:hint="eastAsia"/>
          <w:b/>
          <w:sz w:val="24"/>
          <w:szCs w:val="24"/>
          <w:lang w:eastAsia="zh-CN"/>
          <w:rPrChange w:id="32" w:author="YMJ-13883002509" w:date="2026-08-03T22:34:00Z">
            <w:rPr>
              <w:rFonts w:hint="eastAsia"/>
              <w:sz w:val="24"/>
              <w:szCs w:val="24"/>
              <w:lang w:eastAsia="zh-CN"/>
            </w:rPr>
          </w:rPrChange>
        </w:rPr>
        <w:t>培养模式</w:t>
      </w:r>
    </w:p>
    <w:p w14:paraId="34E36760" w14:textId="59EA5B90" w:rsidR="0063231D" w:rsidRDefault="00373A12" w:rsidP="00CE2399">
      <w:pPr>
        <w:spacing w:line="360" w:lineRule="auto"/>
        <w:ind w:firstLineChars="200" w:firstLine="480"/>
        <w:jc w:val="both"/>
        <w:rPr>
          <w:sz w:val="24"/>
          <w:szCs w:val="24"/>
          <w:lang w:eastAsia="zh-CN"/>
        </w:rPr>
        <w:pPrChange w:id="33" w:author="YMJ-13883002509" w:date="2026-08-03T22:33:00Z">
          <w:pPr>
            <w:spacing w:line="360" w:lineRule="auto"/>
            <w:ind w:firstLine="440"/>
            <w:jc w:val="both"/>
          </w:pPr>
        </w:pPrChange>
      </w:pPr>
      <w:del w:id="34" w:author="YMJ-13883002509" w:date="2026-08-03T22:33:00Z">
        <w:r w:rsidDel="00CE2399">
          <w:rPr>
            <w:rFonts w:hint="eastAsia"/>
            <w:sz w:val="24"/>
            <w:szCs w:val="24"/>
            <w:lang w:eastAsia="zh-CN"/>
          </w:rPr>
          <w:delText>：</w:delText>
        </w:r>
      </w:del>
      <w:r w:rsidR="0063231D" w:rsidRPr="0063231D">
        <w:rPr>
          <w:sz w:val="24"/>
          <w:szCs w:val="24"/>
          <w:lang w:eastAsia="zh-CN"/>
        </w:rPr>
        <w:t>借鉴</w:t>
      </w:r>
      <w:del w:id="35" w:author="云伍" w:date="2026-08-01T13:02:00Z">
        <w:r w:rsidR="0063231D" w:rsidRPr="0063231D" w:rsidDel="00142B49">
          <w:rPr>
            <w:sz w:val="24"/>
            <w:szCs w:val="24"/>
            <w:lang w:eastAsia="zh-CN"/>
          </w:rPr>
          <w:delText>美国</w:delText>
        </w:r>
      </w:del>
      <w:r w:rsidR="0063231D" w:rsidRPr="0063231D">
        <w:rPr>
          <w:sz w:val="24"/>
          <w:szCs w:val="24"/>
          <w:lang w:eastAsia="zh-CN"/>
        </w:rPr>
        <w:t>欧林工</w:t>
      </w:r>
      <w:del w:id="36" w:author="云伍" w:date="2026-08-01T13:02:00Z">
        <w:r w:rsidR="0063231D" w:rsidRPr="0063231D" w:rsidDel="00142B49">
          <w:rPr>
            <w:sz w:val="24"/>
            <w:szCs w:val="24"/>
            <w:lang w:eastAsia="zh-CN"/>
          </w:rPr>
          <w:delText>程</w:delText>
        </w:r>
      </w:del>
      <w:r w:rsidR="0063231D" w:rsidRPr="0063231D">
        <w:rPr>
          <w:sz w:val="24"/>
          <w:szCs w:val="24"/>
          <w:lang w:eastAsia="zh-CN"/>
        </w:rPr>
        <w:t>学院和</w:t>
      </w:r>
      <w:del w:id="37" w:author="云伍" w:date="2026-08-01T13:02:00Z">
        <w:r w:rsidR="0063231D" w:rsidRPr="0063231D" w:rsidDel="00142B49">
          <w:rPr>
            <w:sz w:val="24"/>
            <w:szCs w:val="24"/>
            <w:lang w:eastAsia="zh-CN"/>
          </w:rPr>
          <w:delText>重庆大学</w:delText>
        </w:r>
      </w:del>
      <w:r w:rsidR="0063231D" w:rsidRPr="0063231D">
        <w:rPr>
          <w:sz w:val="24"/>
          <w:szCs w:val="24"/>
          <w:lang w:eastAsia="zh-CN"/>
        </w:rPr>
        <w:t>国家卓越工程师学院培养模式，采用全面项目制教学，</w:t>
      </w:r>
      <w:ins w:id="38" w:author="云伍" w:date="2026-08-01T13:03:00Z">
        <w:r w:rsidR="00142B49">
          <w:rPr>
            <w:rFonts w:hint="eastAsia"/>
            <w:sz w:val="24"/>
            <w:szCs w:val="24"/>
            <w:lang w:eastAsia="zh-CN"/>
          </w:rPr>
          <w:t>强化</w:t>
        </w:r>
      </w:ins>
      <w:ins w:id="39" w:author="云伍" w:date="2026-08-01T13:04:00Z">
        <w:r w:rsidR="00142B49">
          <w:rPr>
            <w:rFonts w:hint="eastAsia"/>
            <w:sz w:val="24"/>
            <w:szCs w:val="24"/>
            <w:lang w:eastAsia="zh-CN"/>
          </w:rPr>
          <w:t>创新思维的重塑和硬科技创新能力的培养</w:t>
        </w:r>
      </w:ins>
      <w:del w:id="40" w:author="云伍" w:date="2026-08-01T13:05:00Z">
        <w:r w:rsidR="0063231D" w:rsidRPr="0063231D" w:rsidDel="00142B49">
          <w:rPr>
            <w:sz w:val="24"/>
            <w:szCs w:val="24"/>
            <w:lang w:eastAsia="zh-CN"/>
          </w:rPr>
          <w:delText>增强学生的创新精神和创业意识</w:delText>
        </w:r>
      </w:del>
      <w:r w:rsidR="0063231D" w:rsidRPr="0063231D">
        <w:rPr>
          <w:sz w:val="24"/>
          <w:szCs w:val="24"/>
          <w:lang w:eastAsia="zh-CN"/>
        </w:rPr>
        <w:t>；着力培养多元化拔尖人才，</w:t>
      </w:r>
      <w:del w:id="41" w:author="云伍" w:date="2026-08-01T13:10:00Z">
        <w:r w:rsidR="0063231D" w:rsidRPr="0063231D" w:rsidDel="008B48CD">
          <w:rPr>
            <w:rFonts w:hint="eastAsia"/>
            <w:sz w:val="24"/>
            <w:szCs w:val="24"/>
            <w:lang w:eastAsia="zh-CN"/>
          </w:rPr>
          <w:delText>助推</w:delText>
        </w:r>
      </w:del>
      <w:ins w:id="42" w:author="云伍" w:date="2026-08-01T13:10:00Z">
        <w:r w:rsidR="008B48CD">
          <w:rPr>
            <w:rFonts w:hint="eastAsia"/>
            <w:sz w:val="24"/>
            <w:szCs w:val="24"/>
            <w:lang w:eastAsia="zh-CN"/>
          </w:rPr>
          <w:t>引导</w:t>
        </w:r>
      </w:ins>
      <w:r w:rsidR="0063231D" w:rsidRPr="0063231D">
        <w:rPr>
          <w:sz w:val="24"/>
          <w:szCs w:val="24"/>
          <w:lang w:eastAsia="zh-CN"/>
        </w:rPr>
        <w:t>学生在“新经济、新业态、新产业、新技术”背景下</w:t>
      </w:r>
      <w:del w:id="43" w:author="云伍" w:date="2026-08-01T13:11:00Z">
        <w:r w:rsidR="0063231D" w:rsidRPr="0063231D" w:rsidDel="008B48CD">
          <w:rPr>
            <w:rFonts w:hint="eastAsia"/>
            <w:sz w:val="24"/>
            <w:szCs w:val="24"/>
            <w:lang w:eastAsia="zh-CN"/>
          </w:rPr>
          <w:delText>形成</w:delText>
        </w:r>
      </w:del>
      <w:ins w:id="44" w:author="云伍" w:date="2026-08-01T13:11:00Z">
        <w:r w:rsidR="008B48CD">
          <w:rPr>
            <w:rFonts w:hint="eastAsia"/>
            <w:sz w:val="24"/>
            <w:szCs w:val="24"/>
            <w:lang w:eastAsia="zh-CN"/>
          </w:rPr>
          <w:t>取得</w:t>
        </w:r>
      </w:ins>
      <w:r w:rsidR="0063231D" w:rsidRPr="0063231D">
        <w:rPr>
          <w:sz w:val="24"/>
          <w:szCs w:val="24"/>
          <w:lang w:eastAsia="zh-CN"/>
        </w:rPr>
        <w:t>创新创业成果。</w:t>
      </w:r>
    </w:p>
    <w:p w14:paraId="3245DE0A" w14:textId="0850E3A9" w:rsidR="00373A12" w:rsidRPr="0063231D" w:rsidDel="00CE2399" w:rsidRDefault="00373A12" w:rsidP="0063231D">
      <w:pPr>
        <w:spacing w:line="360" w:lineRule="auto"/>
        <w:ind w:firstLine="440"/>
        <w:jc w:val="both"/>
        <w:rPr>
          <w:del w:id="45" w:author="YMJ-13883002509" w:date="2026-08-03T22:34:00Z"/>
          <w:sz w:val="24"/>
          <w:szCs w:val="24"/>
          <w:lang w:eastAsia="zh-CN"/>
        </w:rPr>
      </w:pPr>
      <w:del w:id="46" w:author="YMJ-13883002509" w:date="2026-08-03T22:34:00Z">
        <w:r w:rsidRPr="0063231D" w:rsidDel="00CE2399">
          <w:rPr>
            <w:sz w:val="24"/>
            <w:szCs w:val="24"/>
            <w:lang w:eastAsia="zh-CN"/>
          </w:rPr>
          <w:delText>毕业时达到相应毕业条件和学位授予条件的，</w:delText>
        </w:r>
      </w:del>
      <w:ins w:id="47" w:author="云伍" w:date="2026-08-01T14:15:00Z">
        <w:del w:id="48" w:author="YMJ-13883002509" w:date="2026-08-03T22:34:00Z">
          <w:r w:rsidR="00251F15" w:rsidDel="00CE2399">
            <w:rPr>
              <w:rFonts w:hint="eastAsia"/>
              <w:sz w:val="24"/>
              <w:szCs w:val="24"/>
              <w:lang w:eastAsia="zh-CN"/>
            </w:rPr>
            <w:delText>颁发</w:delText>
          </w:r>
        </w:del>
      </w:ins>
      <w:del w:id="49" w:author="YMJ-13883002509" w:date="2026-08-03T22:34:00Z">
        <w:r w:rsidRPr="0063231D" w:rsidDel="00CE2399">
          <w:rPr>
            <w:sz w:val="24"/>
            <w:szCs w:val="24"/>
            <w:lang w:eastAsia="zh-CN"/>
          </w:rPr>
          <w:delText>授予智能制造工程专业</w:delText>
        </w:r>
      </w:del>
      <w:ins w:id="50" w:author="云伍" w:date="2026-08-01T14:15:00Z">
        <w:del w:id="51" w:author="YMJ-13883002509" w:date="2026-08-03T22:34:00Z">
          <w:r w:rsidR="00251F15" w:rsidDel="00CE2399">
            <w:rPr>
              <w:rFonts w:hint="eastAsia"/>
              <w:sz w:val="24"/>
              <w:szCs w:val="24"/>
              <w:lang w:eastAsia="zh-CN"/>
            </w:rPr>
            <w:delText>本科</w:delText>
          </w:r>
        </w:del>
      </w:ins>
      <w:ins w:id="52" w:author="云伍" w:date="2026-08-01T14:08:00Z">
        <w:del w:id="53" w:author="YMJ-13883002509" w:date="2026-08-03T22:34:00Z">
          <w:r w:rsidR="00BD099F" w:rsidRPr="0063231D" w:rsidDel="00CE2399">
            <w:rPr>
              <w:sz w:val="24"/>
              <w:szCs w:val="24"/>
              <w:lang w:eastAsia="zh-CN"/>
            </w:rPr>
            <w:delText>毕业证书</w:delText>
          </w:r>
        </w:del>
      </w:ins>
      <w:ins w:id="54" w:author="云伍" w:date="2026-08-01T14:15:00Z">
        <w:del w:id="55" w:author="YMJ-13883002509" w:date="2026-08-03T22:34:00Z">
          <w:r w:rsidR="00251F15" w:rsidDel="00CE2399">
            <w:rPr>
              <w:rFonts w:hint="eastAsia"/>
              <w:sz w:val="24"/>
              <w:szCs w:val="24"/>
              <w:lang w:eastAsia="zh-CN"/>
            </w:rPr>
            <w:delText>和</w:delText>
          </w:r>
          <w:r w:rsidR="00251F15" w:rsidRPr="0063231D" w:rsidDel="00CE2399">
            <w:rPr>
              <w:sz w:val="24"/>
              <w:szCs w:val="24"/>
              <w:lang w:eastAsia="zh-CN"/>
            </w:rPr>
            <w:delText>授予</w:delText>
          </w:r>
        </w:del>
      </w:ins>
      <w:del w:id="56" w:author="YMJ-13883002509" w:date="2026-08-03T22:34:00Z">
        <w:r w:rsidRPr="0063231D" w:rsidDel="00CE2399">
          <w:rPr>
            <w:sz w:val="24"/>
            <w:szCs w:val="24"/>
            <w:lang w:eastAsia="zh-CN"/>
          </w:rPr>
          <w:delText>工学学士学位和毕业证书</w:delText>
        </w:r>
        <w:r w:rsidDel="00CE2399">
          <w:rPr>
            <w:rFonts w:hint="eastAsia"/>
            <w:sz w:val="24"/>
            <w:szCs w:val="24"/>
            <w:lang w:eastAsia="zh-CN"/>
          </w:rPr>
          <w:delText>。</w:delText>
        </w:r>
        <w:r w:rsidRPr="00373A12" w:rsidDel="00CE2399">
          <w:rPr>
            <w:rFonts w:hint="eastAsia"/>
            <w:sz w:val="24"/>
            <w:szCs w:val="24"/>
            <w:lang w:eastAsia="zh-CN"/>
          </w:rPr>
          <w:delText>标准学制</w:delText>
        </w:r>
        <w:r w:rsidRPr="00373A12" w:rsidDel="00CE2399">
          <w:rPr>
            <w:sz w:val="24"/>
            <w:szCs w:val="24"/>
            <w:lang w:eastAsia="zh-CN"/>
          </w:rPr>
          <w:delText>4年</w:delText>
        </w:r>
        <w:r w:rsidDel="00CE2399">
          <w:rPr>
            <w:rFonts w:hint="eastAsia"/>
            <w:sz w:val="24"/>
            <w:szCs w:val="24"/>
            <w:lang w:eastAsia="zh-CN"/>
          </w:rPr>
          <w:delText>。</w:delText>
        </w:r>
      </w:del>
    </w:p>
    <w:p w14:paraId="497581D6" w14:textId="2C709474" w:rsidR="00010006" w:rsidRPr="00010006" w:rsidRDefault="00CE2399" w:rsidP="00010006">
      <w:pPr>
        <w:spacing w:line="360" w:lineRule="auto"/>
        <w:jc w:val="both"/>
        <w:rPr>
          <w:b/>
          <w:sz w:val="24"/>
          <w:szCs w:val="24"/>
          <w:lang w:eastAsia="zh-CN"/>
        </w:rPr>
      </w:pPr>
      <w:ins w:id="57" w:author="YMJ-13883002509" w:date="2026-08-03T22:34:00Z">
        <w:r>
          <w:rPr>
            <w:rFonts w:hint="eastAsia"/>
            <w:b/>
            <w:sz w:val="24"/>
            <w:szCs w:val="24"/>
            <w:lang w:eastAsia="zh-CN"/>
          </w:rPr>
          <w:t>三</w:t>
        </w:r>
      </w:ins>
      <w:del w:id="58" w:author="YMJ-13883002509" w:date="2026-08-03T22:34:00Z">
        <w:r w:rsidR="00010006" w:rsidRPr="00010006" w:rsidDel="00CE2399">
          <w:rPr>
            <w:b/>
            <w:sz w:val="24"/>
            <w:szCs w:val="24"/>
            <w:lang w:eastAsia="zh-CN"/>
          </w:rPr>
          <w:delText>二</w:delText>
        </w:r>
      </w:del>
      <w:r w:rsidR="00010006" w:rsidRPr="00010006">
        <w:rPr>
          <w:b/>
          <w:sz w:val="24"/>
          <w:szCs w:val="24"/>
          <w:lang w:eastAsia="zh-CN"/>
        </w:rPr>
        <w:t>、选拔范围</w:t>
      </w:r>
    </w:p>
    <w:p w14:paraId="74B880F8" w14:textId="77777777" w:rsidR="00CE2399" w:rsidRPr="00010006" w:rsidRDefault="00010006" w:rsidP="00CE2399">
      <w:pPr>
        <w:spacing w:line="360" w:lineRule="auto"/>
        <w:ind w:firstLine="440"/>
        <w:jc w:val="both"/>
        <w:rPr>
          <w:ins w:id="59" w:author="YMJ-13883002509" w:date="2026-08-03T22:34:00Z"/>
          <w:color w:val="3E3E3E"/>
          <w:sz w:val="24"/>
          <w:szCs w:val="24"/>
          <w:shd w:val="clear" w:color="auto" w:fill="FFFFFF"/>
          <w:lang w:eastAsia="zh-CN"/>
        </w:rPr>
      </w:pPr>
      <w:r w:rsidRPr="008B48CD">
        <w:rPr>
          <w:sz w:val="24"/>
          <w:szCs w:val="24"/>
          <w:lang w:eastAsia="zh-CN"/>
          <w:rPrChange w:id="60" w:author="云伍" w:date="2026-08-01T13:16:00Z">
            <w:rPr>
              <w:color w:val="3E3E3E"/>
              <w:sz w:val="24"/>
              <w:szCs w:val="24"/>
              <w:shd w:val="clear" w:color="auto" w:fill="FFFFFF"/>
              <w:lang w:eastAsia="zh-CN"/>
            </w:rPr>
          </w:rPrChange>
        </w:rPr>
        <w:t>面向学校北碚校区2026</w:t>
      </w:r>
      <w:r w:rsidR="0003396B" w:rsidRPr="008B48CD">
        <w:rPr>
          <w:sz w:val="24"/>
          <w:szCs w:val="24"/>
          <w:lang w:eastAsia="zh-CN"/>
          <w:rPrChange w:id="61" w:author="云伍" w:date="2026-08-01T13:16:00Z">
            <w:rPr>
              <w:color w:val="3E3E3E"/>
              <w:sz w:val="24"/>
              <w:szCs w:val="24"/>
              <w:shd w:val="clear" w:color="auto" w:fill="FFFFFF"/>
              <w:lang w:eastAsia="zh-CN"/>
            </w:rPr>
          </w:rPrChange>
        </w:rPr>
        <w:t>级</w:t>
      </w:r>
      <w:r w:rsidRPr="008B48CD">
        <w:rPr>
          <w:sz w:val="24"/>
          <w:szCs w:val="24"/>
          <w:lang w:eastAsia="zh-CN"/>
          <w:rPrChange w:id="62" w:author="云伍" w:date="2026-08-01T13:16:00Z">
            <w:rPr>
              <w:color w:val="3E3E3E"/>
              <w:sz w:val="24"/>
              <w:szCs w:val="24"/>
              <w:shd w:val="clear" w:color="auto" w:fill="FFFFFF"/>
              <w:lang w:eastAsia="zh-CN"/>
            </w:rPr>
          </w:rPrChange>
        </w:rPr>
        <w:t>普通类专业（不含公费师范、国家优师专项、中外合作办学、定向生、艺考类、体育类）本科新生公开选拔，且学生高考科类需为理工类（</w:t>
      </w:r>
      <w:ins w:id="63" w:author="云伍" w:date="2026-08-01T14:14:00Z">
        <w:r w:rsidR="00251F15" w:rsidRPr="00251F15">
          <w:rPr>
            <w:rFonts w:hint="eastAsia"/>
            <w:sz w:val="24"/>
            <w:szCs w:val="24"/>
            <w:lang w:eastAsia="zh-CN"/>
          </w:rPr>
          <w:t>高考综合改革省份选考科目须包含物理</w:t>
        </w:r>
      </w:ins>
      <w:del w:id="64" w:author="云伍" w:date="2026-08-01T14:11:00Z">
        <w:r w:rsidRPr="008B48CD" w:rsidDel="00BD099F">
          <w:rPr>
            <w:sz w:val="24"/>
            <w:szCs w:val="24"/>
            <w:lang w:eastAsia="zh-CN"/>
            <w:rPrChange w:id="65" w:author="云伍" w:date="2026-08-01T13:16:00Z">
              <w:rPr>
                <w:color w:val="3E3E3E"/>
                <w:sz w:val="24"/>
                <w:szCs w:val="24"/>
                <w:shd w:val="clear" w:color="auto" w:fill="FFFFFF"/>
                <w:lang w:eastAsia="zh-CN"/>
              </w:rPr>
            </w:rPrChange>
          </w:rPr>
          <w:delText>高考综合改革相关省份选考物理</w:delText>
        </w:r>
      </w:del>
      <w:r w:rsidRPr="008B48CD">
        <w:rPr>
          <w:sz w:val="24"/>
          <w:szCs w:val="24"/>
          <w:lang w:eastAsia="zh-CN"/>
          <w:rPrChange w:id="66" w:author="云伍" w:date="2026-08-01T13:16:00Z">
            <w:rPr>
              <w:color w:val="3E3E3E"/>
              <w:sz w:val="24"/>
              <w:szCs w:val="24"/>
              <w:shd w:val="clear" w:color="auto" w:fill="FFFFFF"/>
              <w:lang w:eastAsia="zh-CN"/>
            </w:rPr>
          </w:rPrChange>
        </w:rPr>
        <w:t>）</w:t>
      </w:r>
      <w:r w:rsidR="0003396B" w:rsidRPr="008B48CD">
        <w:rPr>
          <w:rFonts w:hint="eastAsia"/>
          <w:sz w:val="24"/>
          <w:szCs w:val="24"/>
          <w:lang w:eastAsia="zh-CN"/>
          <w:rPrChange w:id="67" w:author="云伍" w:date="2026-08-01T13:16:00Z">
            <w:rPr>
              <w:rFonts w:hint="eastAsia"/>
              <w:color w:val="3E3E3E"/>
              <w:sz w:val="24"/>
              <w:szCs w:val="24"/>
              <w:shd w:val="clear" w:color="auto" w:fill="FFFFFF"/>
              <w:lang w:eastAsia="zh-CN"/>
            </w:rPr>
          </w:rPrChange>
        </w:rPr>
        <w:t>。</w:t>
      </w:r>
      <w:r w:rsidRPr="008B48CD">
        <w:rPr>
          <w:sz w:val="24"/>
          <w:szCs w:val="24"/>
          <w:lang w:eastAsia="zh-CN"/>
          <w:rPrChange w:id="68" w:author="云伍" w:date="2026-08-01T13:16:00Z">
            <w:rPr>
              <w:color w:val="3E3E3E"/>
              <w:sz w:val="24"/>
              <w:szCs w:val="24"/>
              <w:shd w:val="clear" w:color="auto" w:fill="FFFFFF"/>
              <w:lang w:eastAsia="zh-CN"/>
            </w:rPr>
          </w:rPrChange>
        </w:rPr>
        <w:t>报名学生应具有正确的价值取向、积极的人生态度、良好的合作精神</w:t>
      </w:r>
      <w:del w:id="69" w:author="云伍" w:date="2026-08-01T13:13:00Z">
        <w:r w:rsidRPr="008B48CD" w:rsidDel="008B48CD">
          <w:rPr>
            <w:rFonts w:hint="eastAsia"/>
            <w:sz w:val="24"/>
            <w:szCs w:val="24"/>
            <w:lang w:eastAsia="zh-CN"/>
            <w:rPrChange w:id="70" w:author="云伍" w:date="2026-08-01T13:16:00Z">
              <w:rPr>
                <w:rFonts w:hint="eastAsia"/>
                <w:color w:val="3E3E3E"/>
                <w:sz w:val="24"/>
                <w:szCs w:val="24"/>
                <w:shd w:val="clear" w:color="auto" w:fill="FFFFFF"/>
                <w:lang w:eastAsia="zh-CN"/>
              </w:rPr>
            </w:rPrChange>
          </w:rPr>
          <w:delText>和</w:delText>
        </w:r>
      </w:del>
      <w:ins w:id="71" w:author="云伍" w:date="2026-08-01T13:13:00Z">
        <w:r w:rsidR="008B48CD" w:rsidRPr="008B48CD">
          <w:rPr>
            <w:rFonts w:hint="eastAsia"/>
            <w:sz w:val="24"/>
            <w:szCs w:val="24"/>
            <w:lang w:eastAsia="zh-CN"/>
            <w:rPrChange w:id="72" w:author="云伍" w:date="2026-08-01T13:16:00Z">
              <w:rPr>
                <w:rFonts w:hint="eastAsia"/>
                <w:color w:val="3E3E3E"/>
                <w:sz w:val="24"/>
                <w:szCs w:val="24"/>
                <w:shd w:val="clear" w:color="auto" w:fill="FFFFFF"/>
                <w:lang w:eastAsia="zh-CN"/>
              </w:rPr>
            </w:rPrChange>
          </w:rPr>
          <w:t>，</w:t>
        </w:r>
      </w:ins>
      <w:del w:id="73" w:author="云伍" w:date="2026-08-01T13:13:00Z">
        <w:r w:rsidRPr="008B48CD" w:rsidDel="008B48CD">
          <w:rPr>
            <w:sz w:val="24"/>
            <w:szCs w:val="24"/>
            <w:lang w:eastAsia="zh-CN"/>
            <w:rPrChange w:id="74" w:author="云伍" w:date="2026-08-01T13:16:00Z">
              <w:rPr>
                <w:color w:val="3E3E3E"/>
                <w:sz w:val="24"/>
                <w:szCs w:val="24"/>
                <w:shd w:val="clear" w:color="auto" w:fill="FFFFFF"/>
                <w:lang w:eastAsia="zh-CN"/>
              </w:rPr>
            </w:rPrChange>
          </w:rPr>
          <w:delText>创新思维</w:delText>
        </w:r>
      </w:del>
      <w:del w:id="75" w:author="云伍" w:date="2026-08-01T13:17:00Z">
        <w:r w:rsidRPr="008B48CD" w:rsidDel="00037EB2">
          <w:rPr>
            <w:sz w:val="24"/>
            <w:szCs w:val="24"/>
            <w:lang w:eastAsia="zh-CN"/>
            <w:rPrChange w:id="76" w:author="云伍" w:date="2026-08-01T13:16:00Z">
              <w:rPr>
                <w:color w:val="3E3E3E"/>
                <w:sz w:val="24"/>
                <w:szCs w:val="24"/>
                <w:shd w:val="clear" w:color="auto" w:fill="FFFFFF"/>
                <w:lang w:eastAsia="zh-CN"/>
              </w:rPr>
            </w:rPrChange>
          </w:rPr>
          <w:delText>，</w:delText>
        </w:r>
      </w:del>
      <w:r w:rsidRPr="008B48CD">
        <w:rPr>
          <w:sz w:val="24"/>
          <w:szCs w:val="24"/>
          <w:lang w:eastAsia="zh-CN"/>
          <w:rPrChange w:id="77" w:author="云伍" w:date="2026-08-01T13:16:00Z">
            <w:rPr>
              <w:color w:val="3E3E3E"/>
              <w:sz w:val="24"/>
              <w:szCs w:val="24"/>
              <w:shd w:val="clear" w:color="auto" w:fill="FFFFFF"/>
              <w:lang w:eastAsia="zh-CN"/>
            </w:rPr>
          </w:rPrChange>
        </w:rPr>
        <w:t>综合素质优秀，</w:t>
      </w:r>
      <w:ins w:id="78" w:author="云伍" w:date="2026-08-01T13:17:00Z">
        <w:r w:rsidR="00037EB2" w:rsidRPr="00E91B57">
          <w:rPr>
            <w:rFonts w:hint="eastAsia"/>
            <w:sz w:val="24"/>
            <w:szCs w:val="24"/>
            <w:lang w:eastAsia="zh-CN"/>
          </w:rPr>
          <w:t>具备创新潜质</w:t>
        </w:r>
        <w:r w:rsidR="00037EB2" w:rsidRPr="00E91B57">
          <w:rPr>
            <w:sz w:val="24"/>
            <w:szCs w:val="24"/>
            <w:lang w:eastAsia="zh-CN"/>
          </w:rPr>
          <w:t>，</w:t>
        </w:r>
        <w:r w:rsidR="008B48CD" w:rsidRPr="008B48CD">
          <w:rPr>
            <w:rFonts w:hint="eastAsia"/>
            <w:sz w:val="24"/>
            <w:szCs w:val="24"/>
            <w:lang w:eastAsia="zh-CN"/>
          </w:rPr>
          <w:t>对科技创新有浓厚兴趣</w:t>
        </w:r>
        <w:r w:rsidR="00037EB2">
          <w:rPr>
            <w:rFonts w:hint="eastAsia"/>
            <w:sz w:val="24"/>
            <w:szCs w:val="24"/>
            <w:lang w:eastAsia="zh-CN"/>
          </w:rPr>
          <w:t>，</w:t>
        </w:r>
      </w:ins>
      <w:r w:rsidRPr="008B48CD">
        <w:rPr>
          <w:sz w:val="24"/>
          <w:szCs w:val="24"/>
          <w:lang w:eastAsia="zh-CN"/>
          <w:rPrChange w:id="79" w:author="云伍" w:date="2026-08-01T13:16:00Z">
            <w:rPr>
              <w:color w:val="3E3E3E"/>
              <w:sz w:val="24"/>
              <w:szCs w:val="24"/>
              <w:shd w:val="clear" w:color="auto" w:fill="FFFFFF"/>
              <w:lang w:eastAsia="zh-CN"/>
            </w:rPr>
          </w:rPrChange>
        </w:rPr>
        <w:t>能适应</w:t>
      </w:r>
      <w:r w:rsidRPr="008B48CD">
        <w:rPr>
          <w:rFonts w:hint="eastAsia"/>
          <w:sz w:val="24"/>
          <w:szCs w:val="24"/>
          <w:lang w:eastAsia="zh-CN"/>
          <w:rPrChange w:id="80" w:author="云伍" w:date="2026-08-01T13:16:00Z">
            <w:rPr>
              <w:rFonts w:hint="eastAsia"/>
              <w:color w:val="3E3E3E"/>
              <w:sz w:val="24"/>
              <w:szCs w:val="24"/>
              <w:shd w:val="clear" w:color="auto" w:fill="FFFFFF"/>
              <w:lang w:eastAsia="zh-CN"/>
            </w:rPr>
          </w:rPrChange>
        </w:rPr>
        <w:t>多元化</w:t>
      </w:r>
      <w:r w:rsidRPr="008B48CD">
        <w:rPr>
          <w:sz w:val="24"/>
          <w:szCs w:val="24"/>
          <w:lang w:eastAsia="zh-CN"/>
          <w:rPrChange w:id="81" w:author="云伍" w:date="2026-08-01T13:16:00Z">
            <w:rPr>
              <w:color w:val="3E3E3E"/>
              <w:sz w:val="24"/>
              <w:szCs w:val="24"/>
              <w:shd w:val="clear" w:color="auto" w:fill="FFFFFF"/>
              <w:lang w:eastAsia="zh-CN"/>
            </w:rPr>
          </w:rPrChange>
        </w:rPr>
        <w:t>拔尖人才培养的成长要求。</w:t>
      </w:r>
      <w:ins w:id="82" w:author="YMJ-13883002509" w:date="2026-08-03T22:35:00Z">
        <w:r w:rsidR="00CE2399">
          <w:rPr>
            <w:rFonts w:hint="eastAsia"/>
            <w:sz w:val="24"/>
            <w:szCs w:val="24"/>
            <w:lang w:eastAsia="zh-CN"/>
          </w:rPr>
          <w:t>每年</w:t>
        </w:r>
      </w:ins>
      <w:moveToRangeStart w:id="83" w:author="YMJ-13883002509" w:date="2026-08-03T22:34:00Z" w:name="move236688912"/>
      <w:ins w:id="84" w:author="YMJ-13883002509" w:date="2026-08-03T22:34:00Z">
        <w:r w:rsidR="00CE2399">
          <w:rPr>
            <w:rFonts w:hint="eastAsia"/>
            <w:color w:val="3E3E3E"/>
            <w:sz w:val="24"/>
            <w:szCs w:val="24"/>
            <w:shd w:val="clear" w:color="auto" w:fill="FFFFFF"/>
            <w:lang w:eastAsia="zh-CN"/>
          </w:rPr>
          <w:t>选拔规模</w:t>
        </w:r>
        <w:r w:rsidR="00CE2399" w:rsidRPr="00010006">
          <w:rPr>
            <w:color w:val="3E3E3E"/>
            <w:sz w:val="24"/>
            <w:szCs w:val="24"/>
            <w:shd w:val="clear" w:color="auto" w:fill="FFFFFF"/>
            <w:lang w:eastAsia="zh-CN"/>
          </w:rPr>
          <w:t>不超过30人。</w:t>
        </w:r>
      </w:ins>
    </w:p>
    <w:moveToRangeEnd w:id="83"/>
    <w:p w14:paraId="170C10E1" w14:textId="0A442E7F" w:rsidR="0063231D" w:rsidRPr="008B48CD" w:rsidDel="00CE2399" w:rsidRDefault="0063231D" w:rsidP="00682FEF">
      <w:pPr>
        <w:spacing w:line="360" w:lineRule="auto"/>
        <w:ind w:firstLine="440"/>
        <w:jc w:val="both"/>
        <w:rPr>
          <w:del w:id="85" w:author="YMJ-13883002509" w:date="2026-08-03T22:34:00Z"/>
          <w:sz w:val="24"/>
          <w:szCs w:val="24"/>
          <w:lang w:eastAsia="zh-CN"/>
          <w:rPrChange w:id="86" w:author="云伍" w:date="2026-08-01T13:16:00Z">
            <w:rPr>
              <w:del w:id="87" w:author="YMJ-13883002509" w:date="2026-08-03T22:34:00Z"/>
              <w:color w:val="3E3E3E"/>
              <w:sz w:val="24"/>
              <w:szCs w:val="24"/>
              <w:shd w:val="clear" w:color="auto" w:fill="FFFFFF"/>
              <w:lang w:eastAsia="zh-CN"/>
            </w:rPr>
          </w:rPrChange>
        </w:rPr>
      </w:pPr>
    </w:p>
    <w:p w14:paraId="241D94BF" w14:textId="05A396AA" w:rsidR="00010006" w:rsidRPr="00010006" w:rsidDel="00CE2399" w:rsidRDefault="00010006" w:rsidP="00D178C4">
      <w:pPr>
        <w:spacing w:line="360" w:lineRule="auto"/>
        <w:jc w:val="both"/>
        <w:rPr>
          <w:del w:id="88" w:author="YMJ-13883002509" w:date="2026-08-03T22:34:00Z"/>
          <w:b/>
          <w:sz w:val="24"/>
          <w:szCs w:val="24"/>
          <w:lang w:eastAsia="zh-CN"/>
        </w:rPr>
      </w:pPr>
      <w:del w:id="89" w:author="YMJ-13883002509" w:date="2026-08-03T22:34:00Z">
        <w:r w:rsidRPr="00010006" w:rsidDel="00CE2399">
          <w:rPr>
            <w:b/>
            <w:sz w:val="24"/>
            <w:szCs w:val="24"/>
            <w:lang w:eastAsia="zh-CN"/>
          </w:rPr>
          <w:lastRenderedPageBreak/>
          <w:delText>三、选拔规模</w:delText>
        </w:r>
      </w:del>
    </w:p>
    <w:p w14:paraId="50FDF71C" w14:textId="01381FEC" w:rsidR="00010006" w:rsidRPr="00010006" w:rsidDel="00CE2399" w:rsidRDefault="00010006" w:rsidP="00010006">
      <w:pPr>
        <w:spacing w:line="360" w:lineRule="auto"/>
        <w:ind w:firstLine="440"/>
        <w:jc w:val="both"/>
        <w:rPr>
          <w:del w:id="90" w:author="YMJ-13883002509" w:date="2026-08-03T22:34:00Z"/>
          <w:color w:val="3E3E3E"/>
          <w:sz w:val="24"/>
          <w:szCs w:val="24"/>
          <w:shd w:val="clear" w:color="auto" w:fill="FFFFFF"/>
          <w:lang w:eastAsia="zh-CN"/>
        </w:rPr>
      </w:pPr>
      <w:del w:id="91" w:author="YMJ-13883002509" w:date="2026-08-03T22:34:00Z">
        <w:r w:rsidDel="00CE2399">
          <w:rPr>
            <w:rFonts w:hint="eastAsia"/>
            <w:color w:val="3E3E3E"/>
            <w:sz w:val="24"/>
            <w:szCs w:val="24"/>
            <w:shd w:val="clear" w:color="auto" w:fill="FFFFFF"/>
            <w:lang w:eastAsia="zh-CN"/>
          </w:rPr>
          <w:delText>选拔规模</w:delText>
        </w:r>
        <w:r w:rsidRPr="00010006" w:rsidDel="00CE2399">
          <w:rPr>
            <w:color w:val="3E3E3E"/>
            <w:sz w:val="24"/>
            <w:szCs w:val="24"/>
            <w:shd w:val="clear" w:color="auto" w:fill="FFFFFF"/>
            <w:lang w:eastAsia="zh-CN"/>
          </w:rPr>
          <w:delText>不超过30人。</w:delText>
        </w:r>
      </w:del>
    </w:p>
    <w:p w14:paraId="4D07028C" w14:textId="77777777" w:rsidR="00D178C4" w:rsidRPr="00D178C4" w:rsidRDefault="00D178C4" w:rsidP="00D178C4">
      <w:pPr>
        <w:spacing w:line="360" w:lineRule="auto"/>
        <w:jc w:val="both"/>
        <w:rPr>
          <w:b/>
          <w:sz w:val="24"/>
          <w:szCs w:val="24"/>
          <w:lang w:eastAsia="zh-CN"/>
        </w:rPr>
      </w:pPr>
      <w:r w:rsidRPr="00D178C4">
        <w:rPr>
          <w:b/>
          <w:sz w:val="24"/>
          <w:szCs w:val="24"/>
          <w:lang w:eastAsia="zh-CN"/>
        </w:rPr>
        <w:t>四、选拔流程</w:t>
      </w:r>
    </w:p>
    <w:p w14:paraId="14B62982" w14:textId="162E2CCA" w:rsidR="00BD1DEF" w:rsidDel="00A81B2A" w:rsidRDefault="00834049">
      <w:pPr>
        <w:spacing w:line="360" w:lineRule="auto"/>
        <w:ind w:firstLine="440"/>
        <w:jc w:val="both"/>
        <w:rPr>
          <w:del w:id="92" w:author="云伍" w:date="2026-08-01T14:17:00Z"/>
          <w:color w:val="3E3E3E"/>
          <w:sz w:val="24"/>
          <w:szCs w:val="24"/>
          <w:shd w:val="clear" w:color="auto" w:fill="FFFFFF"/>
          <w:lang w:eastAsia="zh-CN"/>
        </w:rPr>
      </w:pPr>
      <w:r>
        <w:rPr>
          <w:rFonts w:hint="eastAsia"/>
          <w:color w:val="3E3E3E"/>
          <w:sz w:val="24"/>
          <w:szCs w:val="24"/>
          <w:shd w:val="clear" w:color="auto" w:fill="FFFFFF"/>
          <w:lang w:eastAsia="zh-CN"/>
        </w:rPr>
        <w:t>（一）</w:t>
      </w:r>
      <w:del w:id="93" w:author="云伍" w:date="2026-08-01T14:17:00Z">
        <w:r w:rsidDel="00A81B2A">
          <w:rPr>
            <w:rFonts w:hint="eastAsia"/>
            <w:color w:val="3E3E3E"/>
            <w:sz w:val="24"/>
            <w:szCs w:val="24"/>
            <w:shd w:val="clear" w:color="auto" w:fill="FFFFFF"/>
            <w:lang w:eastAsia="zh-CN"/>
          </w:rPr>
          <w:delText>网上</w:delText>
        </w:r>
        <w:r w:rsidR="00BD1DEF" w:rsidDel="00A81B2A">
          <w:rPr>
            <w:rFonts w:hint="eastAsia"/>
            <w:color w:val="3E3E3E"/>
            <w:sz w:val="24"/>
            <w:szCs w:val="24"/>
            <w:shd w:val="clear" w:color="auto" w:fill="FFFFFF"/>
            <w:lang w:eastAsia="zh-CN"/>
          </w:rPr>
          <w:delText>报名</w:delText>
        </w:r>
      </w:del>
      <w:ins w:id="94" w:author="云伍" w:date="2026-08-01T14:17:00Z">
        <w:r w:rsidR="00A81B2A">
          <w:rPr>
            <w:rFonts w:hint="eastAsia"/>
            <w:color w:val="3E3E3E"/>
            <w:sz w:val="24"/>
            <w:szCs w:val="24"/>
            <w:shd w:val="clear" w:color="auto" w:fill="FFFFFF"/>
            <w:lang w:eastAsia="zh-CN"/>
          </w:rPr>
          <w:t>报名及材料提交</w:t>
        </w:r>
      </w:ins>
      <w:r w:rsidR="00BD1DEF">
        <w:rPr>
          <w:rFonts w:hint="eastAsia"/>
          <w:color w:val="3E3E3E"/>
          <w:sz w:val="24"/>
          <w:szCs w:val="24"/>
          <w:shd w:val="clear" w:color="auto" w:fill="FFFFFF"/>
          <w:lang w:eastAsia="zh-CN"/>
        </w:rPr>
        <w:t>：学生</w:t>
      </w:r>
      <w:r w:rsidR="0003396B">
        <w:rPr>
          <w:rFonts w:hint="eastAsia"/>
          <w:color w:val="3E3E3E"/>
          <w:sz w:val="24"/>
          <w:szCs w:val="24"/>
          <w:shd w:val="clear" w:color="auto" w:fill="FFFFFF"/>
          <w:lang w:eastAsia="zh-CN"/>
        </w:rPr>
        <w:t>根据</w:t>
      </w:r>
      <w:del w:id="95" w:author="YMJ-13883002509" w:date="2026-08-03T22:12:00Z">
        <w:r w:rsidR="00BD1DEF" w:rsidDel="00CC58AB">
          <w:rPr>
            <w:rFonts w:hint="eastAsia"/>
            <w:sz w:val="24"/>
            <w:szCs w:val="24"/>
            <w:lang w:eastAsia="zh-CN"/>
          </w:rPr>
          <w:delText>工程技术学院</w:delText>
        </w:r>
        <w:r w:rsidR="00BD1DEF" w:rsidRPr="00995B32" w:rsidDel="00CC58AB">
          <w:rPr>
            <w:sz w:val="24"/>
            <w:szCs w:val="24"/>
            <w:lang w:eastAsia="zh-CN"/>
          </w:rPr>
          <w:delText>主页</w:delText>
        </w:r>
        <w:r w:rsidR="00BD1DEF" w:rsidDel="00CC58AB">
          <w:rPr>
            <w:rFonts w:hint="eastAsia"/>
            <w:sz w:val="24"/>
            <w:szCs w:val="24"/>
            <w:lang w:eastAsia="zh-CN"/>
          </w:rPr>
          <w:delText>（</w:delText>
        </w:r>
        <w:r w:rsidR="00BD1DEF" w:rsidRPr="00AD497E" w:rsidDel="00CC58AB">
          <w:rPr>
            <w:b/>
            <w:bCs/>
            <w:sz w:val="24"/>
            <w:szCs w:val="24"/>
            <w:lang w:eastAsia="zh-CN"/>
          </w:rPr>
          <w:delText>https://gcjsxy.swu.edu.cn/</w:delText>
        </w:r>
        <w:r w:rsidR="00BD1DEF" w:rsidDel="00CC58AB">
          <w:rPr>
            <w:rFonts w:hint="eastAsia"/>
            <w:b/>
            <w:bCs/>
            <w:sz w:val="24"/>
            <w:szCs w:val="24"/>
            <w:lang w:eastAsia="zh-CN"/>
          </w:rPr>
          <w:delText>）</w:delText>
        </w:r>
        <w:r w:rsidR="00BD1DEF" w:rsidRPr="00995B32" w:rsidDel="00CC58AB">
          <w:rPr>
            <w:sz w:val="24"/>
            <w:szCs w:val="24"/>
            <w:lang w:eastAsia="zh-CN"/>
          </w:rPr>
          <w:delText>和</w:delText>
        </w:r>
      </w:del>
      <w:ins w:id="96" w:author="YMJ-13883002509" w:date="2026-08-03T22:12:00Z">
        <w:r w:rsidR="00CC58AB">
          <w:rPr>
            <w:rFonts w:hint="eastAsia"/>
            <w:sz w:val="24"/>
            <w:szCs w:val="24"/>
            <w:lang w:eastAsia="zh-CN"/>
          </w:rPr>
          <w:t>西南大学</w:t>
        </w:r>
      </w:ins>
      <w:del w:id="97" w:author="YMJ-13883002509" w:date="2026-08-03T22:14:00Z">
        <w:r w:rsidR="00BD1DEF" w:rsidRPr="00D178C4" w:rsidDel="00CC58AB">
          <w:rPr>
            <w:rFonts w:hint="eastAsia"/>
            <w:color w:val="3E3E3E"/>
            <w:sz w:val="24"/>
            <w:szCs w:val="24"/>
            <w:shd w:val="clear" w:color="auto" w:fill="FFFFFF"/>
            <w:lang w:eastAsia="zh-CN"/>
          </w:rPr>
          <w:delText>“</w:delText>
        </w:r>
      </w:del>
      <w:r w:rsidR="00BD1DEF" w:rsidRPr="00D178C4">
        <w:rPr>
          <w:rFonts w:hint="eastAsia"/>
          <w:color w:val="3E3E3E"/>
          <w:sz w:val="24"/>
          <w:szCs w:val="24"/>
          <w:shd w:val="clear" w:color="auto" w:fill="FFFFFF"/>
          <w:lang w:eastAsia="zh-CN"/>
        </w:rPr>
        <w:t>学行科创实验班</w:t>
      </w:r>
      <w:del w:id="98" w:author="YMJ-13883002509" w:date="2026-08-03T22:14:00Z">
        <w:r w:rsidR="00BD1DEF" w:rsidDel="00CC58AB">
          <w:rPr>
            <w:rFonts w:hint="eastAsia"/>
            <w:color w:val="3E3E3E"/>
            <w:sz w:val="24"/>
            <w:szCs w:val="24"/>
            <w:shd w:val="clear" w:color="auto" w:fill="FFFFFF"/>
            <w:lang w:eastAsia="zh-CN"/>
          </w:rPr>
          <w:delText>”</w:delText>
        </w:r>
      </w:del>
      <w:r w:rsidR="00BD1DEF">
        <w:rPr>
          <w:rFonts w:hint="eastAsia"/>
          <w:color w:val="3E3E3E"/>
          <w:sz w:val="24"/>
          <w:szCs w:val="24"/>
          <w:shd w:val="clear" w:color="auto" w:fill="FFFFFF"/>
          <w:lang w:eastAsia="zh-CN"/>
        </w:rPr>
        <w:t>微信公众</w:t>
      </w:r>
      <w:r w:rsidR="00BD1DEF" w:rsidRPr="00D178C4">
        <w:rPr>
          <w:rFonts w:hint="eastAsia"/>
          <w:color w:val="3E3E3E"/>
          <w:sz w:val="24"/>
          <w:szCs w:val="24"/>
          <w:shd w:val="clear" w:color="auto" w:fill="FFFFFF"/>
          <w:lang w:eastAsia="zh-CN"/>
        </w:rPr>
        <w:t>平台</w:t>
      </w:r>
      <w:r w:rsidR="00BD1DEF">
        <w:rPr>
          <w:rFonts w:hint="eastAsia"/>
          <w:color w:val="3E3E3E"/>
          <w:sz w:val="24"/>
          <w:szCs w:val="24"/>
          <w:shd w:val="clear" w:color="auto" w:fill="FFFFFF"/>
          <w:lang w:eastAsia="zh-CN"/>
        </w:rPr>
        <w:t>上的</w:t>
      </w:r>
      <w:r w:rsidR="00D178C4" w:rsidRPr="00D178C4">
        <w:rPr>
          <w:color w:val="3E3E3E"/>
          <w:sz w:val="24"/>
          <w:szCs w:val="24"/>
          <w:shd w:val="clear" w:color="auto" w:fill="FFFFFF"/>
          <w:lang w:eastAsia="zh-CN"/>
        </w:rPr>
        <w:t>通知</w:t>
      </w:r>
      <w:r w:rsidR="0003396B">
        <w:rPr>
          <w:rFonts w:hint="eastAsia"/>
          <w:color w:val="3E3E3E"/>
          <w:sz w:val="24"/>
          <w:szCs w:val="24"/>
          <w:shd w:val="clear" w:color="auto" w:fill="FFFFFF"/>
          <w:lang w:eastAsia="zh-CN"/>
        </w:rPr>
        <w:t>进行</w:t>
      </w:r>
      <w:r w:rsidR="00D178C4" w:rsidRPr="00D178C4">
        <w:rPr>
          <w:color w:val="3E3E3E"/>
          <w:sz w:val="24"/>
          <w:szCs w:val="24"/>
          <w:shd w:val="clear" w:color="auto" w:fill="FFFFFF"/>
          <w:lang w:eastAsia="zh-CN"/>
        </w:rPr>
        <w:t>报名</w:t>
      </w:r>
      <w:r w:rsidR="00A105D8">
        <w:rPr>
          <w:rFonts w:hint="eastAsia"/>
          <w:color w:val="3E3E3E"/>
          <w:sz w:val="24"/>
          <w:szCs w:val="24"/>
          <w:shd w:val="clear" w:color="auto" w:fill="FFFFFF"/>
          <w:lang w:eastAsia="zh-CN"/>
        </w:rPr>
        <w:t>。</w:t>
      </w:r>
    </w:p>
    <w:p w14:paraId="0E95246D" w14:textId="1F01BCAC" w:rsidR="00D178C4" w:rsidRDefault="00A105D8">
      <w:pPr>
        <w:spacing w:line="360" w:lineRule="auto"/>
        <w:ind w:firstLine="440"/>
        <w:jc w:val="both"/>
        <w:rPr>
          <w:color w:val="3E3E3E"/>
          <w:sz w:val="24"/>
          <w:szCs w:val="24"/>
          <w:shd w:val="clear" w:color="auto" w:fill="FFFFFF"/>
          <w:lang w:eastAsia="zh-CN"/>
        </w:rPr>
      </w:pPr>
      <w:del w:id="99" w:author="云伍" w:date="2026-08-01T14:17:00Z">
        <w:r w:rsidDel="00A81B2A">
          <w:rPr>
            <w:color w:val="3E3E3E"/>
            <w:sz w:val="24"/>
            <w:szCs w:val="24"/>
            <w:shd w:val="clear" w:color="auto" w:fill="FFFFFF"/>
            <w:lang w:eastAsia="zh-CN"/>
          </w:rPr>
          <w:delText>（二）报名表投递：</w:delText>
        </w:r>
      </w:del>
      <w:r w:rsidR="00D178C4" w:rsidRPr="00D178C4">
        <w:rPr>
          <w:color w:val="3E3E3E"/>
          <w:sz w:val="24"/>
          <w:szCs w:val="24"/>
          <w:shd w:val="clear" w:color="auto" w:fill="FFFFFF"/>
          <w:lang w:eastAsia="zh-CN"/>
        </w:rPr>
        <w:t>填写“学行班”</w:t>
      </w:r>
      <w:r w:rsidR="008A3E4B">
        <w:rPr>
          <w:rFonts w:hint="eastAsia"/>
          <w:color w:val="3E3E3E"/>
          <w:sz w:val="24"/>
          <w:szCs w:val="24"/>
          <w:shd w:val="clear" w:color="auto" w:fill="FFFFFF"/>
          <w:lang w:eastAsia="zh-CN"/>
        </w:rPr>
        <w:t>学生选拔</w:t>
      </w:r>
      <w:r w:rsidR="00D178C4" w:rsidRPr="00D178C4">
        <w:rPr>
          <w:color w:val="3E3E3E"/>
          <w:sz w:val="24"/>
          <w:szCs w:val="24"/>
          <w:shd w:val="clear" w:color="auto" w:fill="FFFFFF"/>
          <w:lang w:eastAsia="zh-CN"/>
        </w:rPr>
        <w:t>申请表，电子版发送至</w:t>
      </w:r>
      <w:ins w:id="100" w:author="YMJ-13883002509" w:date="2026-08-03T22:25:00Z">
        <w:r w:rsidR="0037051F">
          <w:rPr>
            <w:rFonts w:hint="eastAsia"/>
            <w:color w:val="3E3E3E"/>
            <w:sz w:val="24"/>
            <w:szCs w:val="24"/>
            <w:shd w:val="clear" w:color="auto" w:fill="FFFFFF"/>
            <w:lang w:eastAsia="zh-CN"/>
          </w:rPr>
          <w:t>x</w:t>
        </w:r>
      </w:ins>
      <w:del w:id="101" w:author="YMJ-13883002509" w:date="2026-08-03T22:25:00Z">
        <w:r w:rsidR="00D178C4" w:rsidRPr="00D178C4" w:rsidDel="0037051F">
          <w:rPr>
            <w:color w:val="3E3E3E"/>
            <w:sz w:val="24"/>
            <w:szCs w:val="24"/>
            <w:shd w:val="clear" w:color="auto" w:fill="FFFFFF"/>
            <w:lang w:eastAsia="zh-CN"/>
          </w:rPr>
          <w:delText>X</w:delText>
        </w:r>
      </w:del>
      <w:r w:rsidR="00D178C4" w:rsidRPr="00D178C4">
        <w:rPr>
          <w:color w:val="3E3E3E"/>
          <w:sz w:val="24"/>
          <w:szCs w:val="24"/>
          <w:shd w:val="clear" w:color="auto" w:fill="FFFFFF"/>
          <w:lang w:eastAsia="zh-CN"/>
        </w:rPr>
        <w:t>uexingkechuang@163.com</w:t>
      </w:r>
      <w:r>
        <w:rPr>
          <w:color w:val="3E3E3E"/>
          <w:sz w:val="24"/>
          <w:szCs w:val="24"/>
          <w:shd w:val="clear" w:color="auto" w:fill="FFFFFF"/>
          <w:lang w:eastAsia="zh-CN"/>
        </w:rPr>
        <w:t>邮箱</w:t>
      </w:r>
      <w:r w:rsidR="00D178C4" w:rsidRPr="00D178C4">
        <w:rPr>
          <w:color w:val="3E3E3E"/>
          <w:sz w:val="24"/>
          <w:szCs w:val="24"/>
          <w:shd w:val="clear" w:color="auto" w:fill="FFFFFF"/>
          <w:lang w:eastAsia="zh-CN"/>
        </w:rPr>
        <w:t>。</w:t>
      </w:r>
    </w:p>
    <w:p w14:paraId="2D3AC39D" w14:textId="109A3BC0" w:rsidR="00D178C4" w:rsidRDefault="00834049" w:rsidP="00D178C4">
      <w:pPr>
        <w:spacing w:line="360" w:lineRule="auto"/>
        <w:ind w:firstLine="440"/>
        <w:jc w:val="both"/>
        <w:rPr>
          <w:color w:val="3E3E3E"/>
          <w:sz w:val="24"/>
          <w:szCs w:val="24"/>
          <w:shd w:val="clear" w:color="auto" w:fill="FFFFFF"/>
          <w:lang w:eastAsia="zh-CN"/>
        </w:rPr>
      </w:pPr>
      <w:r>
        <w:rPr>
          <w:color w:val="3E3E3E"/>
          <w:sz w:val="24"/>
          <w:szCs w:val="24"/>
          <w:shd w:val="clear" w:color="auto" w:fill="FFFFFF"/>
          <w:lang w:eastAsia="zh-CN"/>
        </w:rPr>
        <w:t>（</w:t>
      </w:r>
      <w:del w:id="102" w:author="云伍" w:date="2026-08-01T14:17:00Z">
        <w:r w:rsidDel="00A81B2A">
          <w:rPr>
            <w:rFonts w:hint="eastAsia"/>
            <w:color w:val="3E3E3E"/>
            <w:sz w:val="24"/>
            <w:szCs w:val="24"/>
            <w:shd w:val="clear" w:color="auto" w:fill="FFFFFF"/>
            <w:lang w:eastAsia="zh-CN"/>
          </w:rPr>
          <w:delText>三</w:delText>
        </w:r>
      </w:del>
      <w:ins w:id="103" w:author="云伍" w:date="2026-08-01T14:17:00Z">
        <w:r w:rsidR="00A81B2A">
          <w:rPr>
            <w:rFonts w:hint="eastAsia"/>
            <w:color w:val="3E3E3E"/>
            <w:sz w:val="24"/>
            <w:szCs w:val="24"/>
            <w:shd w:val="clear" w:color="auto" w:fill="FFFFFF"/>
            <w:lang w:eastAsia="zh-CN"/>
          </w:rPr>
          <w:t>二</w:t>
        </w:r>
      </w:ins>
      <w:r>
        <w:rPr>
          <w:color w:val="3E3E3E"/>
          <w:sz w:val="24"/>
          <w:szCs w:val="24"/>
          <w:shd w:val="clear" w:color="auto" w:fill="FFFFFF"/>
          <w:lang w:eastAsia="zh-CN"/>
        </w:rPr>
        <w:t>）资格初审：审核</w:t>
      </w:r>
      <w:r w:rsidR="00D178C4" w:rsidRPr="00D178C4">
        <w:rPr>
          <w:color w:val="3E3E3E"/>
          <w:sz w:val="24"/>
          <w:szCs w:val="24"/>
          <w:shd w:val="clear" w:color="auto" w:fill="FFFFFF"/>
          <w:lang w:eastAsia="zh-CN"/>
        </w:rPr>
        <w:t>报名学生信息，并根据报名情况及“学行班”</w:t>
      </w:r>
      <w:r w:rsidR="008A3E4B">
        <w:rPr>
          <w:rFonts w:hint="eastAsia"/>
          <w:color w:val="3E3E3E"/>
          <w:sz w:val="24"/>
          <w:szCs w:val="24"/>
          <w:shd w:val="clear" w:color="auto" w:fill="FFFFFF"/>
          <w:lang w:eastAsia="zh-CN"/>
        </w:rPr>
        <w:t>学生选拔</w:t>
      </w:r>
      <w:r w:rsidR="00D178C4" w:rsidRPr="00D178C4">
        <w:rPr>
          <w:color w:val="3E3E3E"/>
          <w:sz w:val="24"/>
          <w:szCs w:val="24"/>
          <w:shd w:val="clear" w:color="auto" w:fill="FFFFFF"/>
          <w:lang w:eastAsia="zh-CN"/>
        </w:rPr>
        <w:t>申请</w:t>
      </w:r>
      <w:r w:rsidR="00A105D8">
        <w:rPr>
          <w:rFonts w:hint="eastAsia"/>
          <w:color w:val="3E3E3E"/>
          <w:sz w:val="24"/>
          <w:szCs w:val="24"/>
          <w:shd w:val="clear" w:color="auto" w:fill="FFFFFF"/>
          <w:lang w:eastAsia="zh-CN"/>
        </w:rPr>
        <w:t>表</w:t>
      </w:r>
      <w:r w:rsidR="00D178C4" w:rsidRPr="00D178C4">
        <w:rPr>
          <w:color w:val="3E3E3E"/>
          <w:sz w:val="24"/>
          <w:szCs w:val="24"/>
          <w:shd w:val="clear" w:color="auto" w:fill="FFFFFF"/>
          <w:lang w:eastAsia="zh-CN"/>
        </w:rPr>
        <w:t>信息择优确定获得选拔资格的学生。</w:t>
      </w:r>
    </w:p>
    <w:p w14:paraId="3BC5CBD4" w14:textId="1E64C9CA" w:rsidR="00D178C4" w:rsidRDefault="00D178C4" w:rsidP="00D178C4">
      <w:pPr>
        <w:spacing w:line="360" w:lineRule="auto"/>
        <w:ind w:firstLine="440"/>
        <w:jc w:val="both"/>
        <w:rPr>
          <w:color w:val="3E3E3E"/>
          <w:sz w:val="24"/>
          <w:szCs w:val="24"/>
          <w:shd w:val="clear" w:color="auto" w:fill="FFFFFF"/>
          <w:lang w:eastAsia="zh-CN"/>
        </w:rPr>
      </w:pPr>
      <w:r w:rsidRPr="00D178C4">
        <w:rPr>
          <w:color w:val="3E3E3E"/>
          <w:sz w:val="24"/>
          <w:szCs w:val="24"/>
          <w:shd w:val="clear" w:color="auto" w:fill="FFFFFF"/>
          <w:lang w:eastAsia="zh-CN"/>
        </w:rPr>
        <w:t>（</w:t>
      </w:r>
      <w:del w:id="104" w:author="云伍" w:date="2026-08-01T14:17:00Z">
        <w:r w:rsidRPr="00D178C4" w:rsidDel="00A81B2A">
          <w:rPr>
            <w:rFonts w:hint="eastAsia"/>
            <w:color w:val="3E3E3E"/>
            <w:sz w:val="24"/>
            <w:szCs w:val="24"/>
            <w:shd w:val="clear" w:color="auto" w:fill="FFFFFF"/>
            <w:lang w:eastAsia="zh-CN"/>
          </w:rPr>
          <w:delText>四</w:delText>
        </w:r>
      </w:del>
      <w:ins w:id="105" w:author="云伍" w:date="2026-08-01T14:17:00Z">
        <w:r w:rsidR="00A81B2A">
          <w:rPr>
            <w:rFonts w:hint="eastAsia"/>
            <w:color w:val="3E3E3E"/>
            <w:sz w:val="24"/>
            <w:szCs w:val="24"/>
            <w:shd w:val="clear" w:color="auto" w:fill="FFFFFF"/>
            <w:lang w:eastAsia="zh-CN"/>
          </w:rPr>
          <w:t>三</w:t>
        </w:r>
      </w:ins>
      <w:r w:rsidRPr="00D178C4">
        <w:rPr>
          <w:color w:val="3E3E3E"/>
          <w:sz w:val="24"/>
          <w:szCs w:val="24"/>
          <w:shd w:val="clear" w:color="auto" w:fill="FFFFFF"/>
          <w:lang w:eastAsia="zh-CN"/>
        </w:rPr>
        <w:t>）能力测试：对参加选拔的学生进行能力测试</w:t>
      </w:r>
      <w:r w:rsidR="008A3E4B">
        <w:rPr>
          <w:rFonts w:hint="eastAsia"/>
          <w:color w:val="3E3E3E"/>
          <w:sz w:val="24"/>
          <w:szCs w:val="24"/>
          <w:shd w:val="clear" w:color="auto" w:fill="FFFFFF"/>
          <w:lang w:eastAsia="zh-CN"/>
        </w:rPr>
        <w:t>。</w:t>
      </w:r>
      <w:r w:rsidRPr="00D178C4">
        <w:rPr>
          <w:color w:val="3E3E3E"/>
          <w:sz w:val="24"/>
          <w:szCs w:val="24"/>
          <w:shd w:val="clear" w:color="auto" w:fill="FFFFFF"/>
          <w:lang w:eastAsia="zh-CN"/>
        </w:rPr>
        <w:t>包括：综合能力、心理素质和思维能力</w:t>
      </w:r>
      <w:r w:rsidR="008A3E4B">
        <w:rPr>
          <w:rFonts w:hint="eastAsia"/>
          <w:color w:val="3E3E3E"/>
          <w:sz w:val="24"/>
          <w:szCs w:val="24"/>
          <w:shd w:val="clear" w:color="auto" w:fill="FFFFFF"/>
          <w:lang w:eastAsia="zh-CN"/>
        </w:rPr>
        <w:t>等</w:t>
      </w:r>
      <w:r w:rsidRPr="00D178C4">
        <w:rPr>
          <w:color w:val="3E3E3E"/>
          <w:sz w:val="24"/>
          <w:szCs w:val="24"/>
          <w:shd w:val="clear" w:color="auto" w:fill="FFFFFF"/>
          <w:lang w:eastAsia="zh-CN"/>
        </w:rPr>
        <w:t>。依据能力测试成绩选取学生进入综合面试。</w:t>
      </w:r>
    </w:p>
    <w:p w14:paraId="39DA6941" w14:textId="013D4963" w:rsidR="00A105D8" w:rsidRDefault="00D178C4" w:rsidP="00D178C4">
      <w:pPr>
        <w:spacing w:line="360" w:lineRule="auto"/>
        <w:ind w:firstLine="440"/>
        <w:jc w:val="both"/>
        <w:rPr>
          <w:color w:val="3E3E3E"/>
          <w:sz w:val="24"/>
          <w:szCs w:val="24"/>
          <w:shd w:val="clear" w:color="auto" w:fill="FFFFFF"/>
          <w:lang w:eastAsia="zh-CN"/>
        </w:rPr>
      </w:pPr>
      <w:r w:rsidRPr="00D178C4">
        <w:rPr>
          <w:color w:val="3E3E3E"/>
          <w:sz w:val="24"/>
          <w:szCs w:val="24"/>
          <w:shd w:val="clear" w:color="auto" w:fill="FFFFFF"/>
          <w:lang w:eastAsia="zh-CN"/>
        </w:rPr>
        <w:t>（</w:t>
      </w:r>
      <w:del w:id="106" w:author="云伍" w:date="2026-08-01T14:17:00Z">
        <w:r w:rsidRPr="00D178C4" w:rsidDel="00A81B2A">
          <w:rPr>
            <w:rFonts w:hint="eastAsia"/>
            <w:color w:val="3E3E3E"/>
            <w:sz w:val="24"/>
            <w:szCs w:val="24"/>
            <w:shd w:val="clear" w:color="auto" w:fill="FFFFFF"/>
            <w:lang w:eastAsia="zh-CN"/>
          </w:rPr>
          <w:delText>五</w:delText>
        </w:r>
      </w:del>
      <w:ins w:id="107" w:author="云伍" w:date="2026-08-01T14:17:00Z">
        <w:r w:rsidR="00A81B2A">
          <w:rPr>
            <w:rFonts w:hint="eastAsia"/>
            <w:color w:val="3E3E3E"/>
            <w:sz w:val="24"/>
            <w:szCs w:val="24"/>
            <w:shd w:val="clear" w:color="auto" w:fill="FFFFFF"/>
            <w:lang w:eastAsia="zh-CN"/>
          </w:rPr>
          <w:t>四</w:t>
        </w:r>
      </w:ins>
      <w:r w:rsidRPr="00D178C4">
        <w:rPr>
          <w:color w:val="3E3E3E"/>
          <w:sz w:val="24"/>
          <w:szCs w:val="24"/>
          <w:shd w:val="clear" w:color="auto" w:fill="FFFFFF"/>
          <w:lang w:eastAsia="zh-CN"/>
        </w:rPr>
        <w:t>）综合面试：综合面试主要考察学生学习及创新创业兴趣、发展潜质等综合素质，最终按照能力测试和综合面试的总成绩确定入选名单</w:t>
      </w:r>
      <w:del w:id="108" w:author="云伍" w:date="2026-08-01T13:42:00Z">
        <w:r w:rsidRPr="00D178C4" w:rsidDel="00403E55">
          <w:rPr>
            <w:color w:val="3E3E3E"/>
            <w:sz w:val="24"/>
            <w:szCs w:val="24"/>
            <w:shd w:val="clear" w:color="auto" w:fill="FFFFFF"/>
            <w:lang w:eastAsia="zh-CN"/>
          </w:rPr>
          <w:delText>，</w:delText>
        </w:r>
        <w:r w:rsidR="008A3E4B" w:rsidRPr="00D178C4" w:rsidDel="00403E55">
          <w:rPr>
            <w:color w:val="3E3E3E"/>
            <w:sz w:val="24"/>
            <w:szCs w:val="24"/>
            <w:shd w:val="clear" w:color="auto" w:fill="FFFFFF"/>
            <w:lang w:eastAsia="zh-CN"/>
          </w:rPr>
          <w:delText>入选名单</w:delText>
        </w:r>
        <w:r w:rsidRPr="00D178C4" w:rsidDel="00403E55">
          <w:rPr>
            <w:color w:val="3E3E3E"/>
            <w:sz w:val="24"/>
            <w:szCs w:val="24"/>
            <w:shd w:val="clear" w:color="auto" w:fill="FFFFFF"/>
            <w:lang w:eastAsia="zh-CN"/>
          </w:rPr>
          <w:delText>不超过30名</w:delText>
        </w:r>
      </w:del>
      <w:r w:rsidRPr="00D178C4">
        <w:rPr>
          <w:color w:val="3E3E3E"/>
          <w:sz w:val="24"/>
          <w:szCs w:val="24"/>
          <w:shd w:val="clear" w:color="auto" w:fill="FFFFFF"/>
          <w:lang w:eastAsia="zh-CN"/>
        </w:rPr>
        <w:t>。</w:t>
      </w:r>
    </w:p>
    <w:p w14:paraId="039237AB" w14:textId="77777777" w:rsidR="00A105D8" w:rsidRPr="00A105D8" w:rsidRDefault="00A105D8" w:rsidP="00A105D8">
      <w:pPr>
        <w:spacing w:line="360" w:lineRule="auto"/>
        <w:jc w:val="both"/>
        <w:rPr>
          <w:b/>
          <w:sz w:val="24"/>
          <w:szCs w:val="24"/>
          <w:lang w:eastAsia="zh-CN"/>
        </w:rPr>
      </w:pPr>
      <w:r w:rsidRPr="00A105D8">
        <w:rPr>
          <w:b/>
          <w:sz w:val="24"/>
          <w:szCs w:val="24"/>
          <w:lang w:eastAsia="zh-CN"/>
        </w:rPr>
        <w:t>五、退出机制</w:t>
      </w:r>
    </w:p>
    <w:p w14:paraId="3F71AD7C" w14:textId="45AD34C4" w:rsidR="00A105D8" w:rsidRDefault="00A105D8" w:rsidP="00A105D8">
      <w:pPr>
        <w:spacing w:line="360" w:lineRule="auto"/>
        <w:ind w:firstLineChars="200" w:firstLine="480"/>
        <w:jc w:val="both"/>
        <w:rPr>
          <w:sz w:val="24"/>
          <w:szCs w:val="24"/>
          <w:lang w:eastAsia="zh-CN"/>
        </w:rPr>
      </w:pPr>
      <w:r w:rsidRPr="00A105D8">
        <w:rPr>
          <w:sz w:val="24"/>
          <w:szCs w:val="24"/>
          <w:lang w:eastAsia="zh-CN"/>
        </w:rPr>
        <w:t>根据学生学业适应情况进行评估，对不适合在“学行班”学习的学生实施动态退出</w:t>
      </w:r>
      <w:del w:id="109" w:author="云伍" w:date="2026-08-01T13:19:00Z">
        <w:r w:rsidRPr="00A105D8" w:rsidDel="00037EB2">
          <w:rPr>
            <w:sz w:val="24"/>
            <w:szCs w:val="24"/>
            <w:lang w:eastAsia="zh-CN"/>
          </w:rPr>
          <w:delText>，已修读课程学分可与原专业相应课程学分转换</w:delText>
        </w:r>
      </w:del>
      <w:r w:rsidRPr="00A105D8">
        <w:rPr>
          <w:sz w:val="24"/>
          <w:szCs w:val="24"/>
          <w:lang w:eastAsia="zh-CN"/>
        </w:rPr>
        <w:t>。</w:t>
      </w:r>
    </w:p>
    <w:p w14:paraId="5F6F3FD8" w14:textId="7505432D" w:rsidR="00A105D8" w:rsidRDefault="00A105D8" w:rsidP="00A105D8">
      <w:pPr>
        <w:spacing w:line="360" w:lineRule="auto"/>
        <w:ind w:firstLineChars="200" w:firstLine="480"/>
        <w:jc w:val="both"/>
        <w:rPr>
          <w:sz w:val="24"/>
          <w:szCs w:val="24"/>
          <w:lang w:eastAsia="zh-CN"/>
        </w:rPr>
      </w:pPr>
      <w:r w:rsidRPr="00A105D8">
        <w:rPr>
          <w:sz w:val="24"/>
          <w:szCs w:val="24"/>
          <w:lang w:eastAsia="zh-CN"/>
        </w:rPr>
        <w:t>退出</w:t>
      </w:r>
      <w:del w:id="110" w:author="云伍" w:date="2026-08-01T14:07:00Z">
        <w:r w:rsidRPr="00A105D8" w:rsidDel="00BD099F">
          <w:rPr>
            <w:rFonts w:hint="eastAsia"/>
            <w:sz w:val="24"/>
            <w:szCs w:val="24"/>
            <w:lang w:eastAsia="zh-CN"/>
          </w:rPr>
          <w:delText>办法</w:delText>
        </w:r>
      </w:del>
      <w:ins w:id="111" w:author="云伍" w:date="2026-08-01T14:20:00Z">
        <w:r w:rsidR="00A5700E">
          <w:rPr>
            <w:rFonts w:hint="eastAsia"/>
            <w:sz w:val="24"/>
            <w:szCs w:val="24"/>
            <w:lang w:eastAsia="zh-CN"/>
          </w:rPr>
          <w:t>原则</w:t>
        </w:r>
      </w:ins>
      <w:r w:rsidRPr="00A105D8">
        <w:rPr>
          <w:sz w:val="24"/>
          <w:szCs w:val="24"/>
          <w:lang w:eastAsia="zh-CN"/>
        </w:rPr>
        <w:t>：对于不适合“学行班”人才培养标准的同学将在第一学年内</w:t>
      </w:r>
      <w:del w:id="112" w:author="云伍" w:date="2026-08-01T14:26:00Z">
        <w:r w:rsidRPr="00A105D8" w:rsidDel="00956FE5">
          <w:rPr>
            <w:rFonts w:hint="eastAsia"/>
            <w:sz w:val="24"/>
            <w:szCs w:val="24"/>
            <w:lang w:eastAsia="zh-CN"/>
          </w:rPr>
          <w:delText>有</w:delText>
        </w:r>
      </w:del>
      <w:ins w:id="113" w:author="云伍" w:date="2026-08-01T14:26:00Z">
        <w:r w:rsidR="00956FE5">
          <w:rPr>
            <w:rFonts w:hint="eastAsia"/>
            <w:sz w:val="24"/>
            <w:szCs w:val="24"/>
            <w:lang w:eastAsia="zh-CN"/>
          </w:rPr>
          <w:t>实施</w:t>
        </w:r>
      </w:ins>
      <w:r w:rsidRPr="00A105D8">
        <w:rPr>
          <w:sz w:val="24"/>
          <w:szCs w:val="24"/>
          <w:lang w:eastAsia="zh-CN"/>
        </w:rPr>
        <w:t>两次退出</w:t>
      </w:r>
      <w:del w:id="114" w:author="云伍" w:date="2026-08-01T14:26:00Z">
        <w:r w:rsidRPr="00A105D8" w:rsidDel="00956FE5">
          <w:rPr>
            <w:rFonts w:hint="eastAsia"/>
            <w:sz w:val="24"/>
            <w:szCs w:val="24"/>
            <w:lang w:eastAsia="zh-CN"/>
          </w:rPr>
          <w:delText>机会</w:delText>
        </w:r>
      </w:del>
      <w:ins w:id="115" w:author="云伍" w:date="2026-08-01T14:26:00Z">
        <w:r w:rsidR="00956FE5">
          <w:rPr>
            <w:rFonts w:hint="eastAsia"/>
            <w:sz w:val="24"/>
            <w:szCs w:val="24"/>
            <w:lang w:eastAsia="zh-CN"/>
          </w:rPr>
          <w:t>考核</w:t>
        </w:r>
      </w:ins>
      <w:del w:id="116" w:author="云伍" w:date="2026-08-01T14:04:00Z">
        <w:r w:rsidDel="00BD099F">
          <w:rPr>
            <w:rFonts w:hint="eastAsia"/>
            <w:sz w:val="24"/>
            <w:szCs w:val="24"/>
            <w:lang w:eastAsia="zh-CN"/>
          </w:rPr>
          <w:delText>。</w:delText>
        </w:r>
      </w:del>
      <w:ins w:id="117" w:author="云伍" w:date="2026-08-01T14:04:00Z">
        <w:r w:rsidR="00BD099F">
          <w:rPr>
            <w:rFonts w:hint="eastAsia"/>
            <w:sz w:val="24"/>
            <w:szCs w:val="24"/>
            <w:lang w:eastAsia="zh-CN"/>
          </w:rPr>
          <w:t>，</w:t>
        </w:r>
      </w:ins>
      <w:r w:rsidRPr="00A105D8">
        <w:rPr>
          <w:sz w:val="24"/>
          <w:szCs w:val="24"/>
          <w:lang w:eastAsia="zh-CN"/>
        </w:rPr>
        <w:t>有以下三种情形之一的</w:t>
      </w:r>
      <w:del w:id="118" w:author="云伍" w:date="2026-08-01T14:21:00Z">
        <w:r w:rsidRPr="00A105D8" w:rsidDel="00A5700E">
          <w:rPr>
            <w:rFonts w:hint="eastAsia"/>
            <w:sz w:val="24"/>
            <w:szCs w:val="24"/>
            <w:lang w:eastAsia="zh-CN"/>
          </w:rPr>
          <w:delText>都将以</w:delText>
        </w:r>
      </w:del>
      <w:ins w:id="119" w:author="云伍" w:date="2026-08-01T14:21:00Z">
        <w:r w:rsidR="00A5700E">
          <w:rPr>
            <w:rFonts w:hint="eastAsia"/>
            <w:sz w:val="24"/>
            <w:szCs w:val="24"/>
            <w:lang w:eastAsia="zh-CN"/>
          </w:rPr>
          <w:t>按</w:t>
        </w:r>
      </w:ins>
      <w:r w:rsidRPr="00A105D8">
        <w:rPr>
          <w:sz w:val="24"/>
          <w:szCs w:val="24"/>
          <w:lang w:eastAsia="zh-CN"/>
        </w:rPr>
        <w:t>本退出机制</w:t>
      </w:r>
      <w:del w:id="120" w:author="云伍" w:date="2026-08-01T14:21:00Z">
        <w:r w:rsidRPr="00A105D8" w:rsidDel="00A5700E">
          <w:rPr>
            <w:rFonts w:hint="eastAsia"/>
            <w:sz w:val="24"/>
            <w:szCs w:val="24"/>
            <w:lang w:eastAsia="zh-CN"/>
          </w:rPr>
          <w:delText>执行</w:delText>
        </w:r>
      </w:del>
      <w:ins w:id="121" w:author="云伍" w:date="2026-08-01T14:21:00Z">
        <w:r w:rsidR="00A5700E">
          <w:rPr>
            <w:rFonts w:hint="eastAsia"/>
            <w:sz w:val="24"/>
            <w:szCs w:val="24"/>
            <w:lang w:eastAsia="zh-CN"/>
          </w:rPr>
          <w:t>处理</w:t>
        </w:r>
      </w:ins>
      <w:r w:rsidRPr="00A105D8">
        <w:rPr>
          <w:sz w:val="24"/>
          <w:szCs w:val="24"/>
          <w:lang w:eastAsia="zh-CN"/>
        </w:rPr>
        <w:t>，分别是：①第一学期有2门以上课程总评成绩低于70分；②第二学期有2门以上课程总评成绩低于70分；③</w:t>
      </w:r>
      <w:ins w:id="122" w:author="云伍" w:date="2026-08-01T14:05:00Z">
        <w:r w:rsidR="00BD099F" w:rsidRPr="00A105D8">
          <w:rPr>
            <w:sz w:val="24"/>
            <w:szCs w:val="24"/>
            <w:lang w:eastAsia="zh-CN"/>
          </w:rPr>
          <w:t>第一学年</w:t>
        </w:r>
      </w:ins>
      <w:r w:rsidRPr="00A105D8">
        <w:rPr>
          <w:sz w:val="24"/>
          <w:szCs w:val="24"/>
          <w:lang w:eastAsia="zh-CN"/>
        </w:rPr>
        <w:t>有任何课程总评成绩不及格</w:t>
      </w:r>
      <w:del w:id="123" w:author="云伍" w:date="2026-08-01T14:05:00Z">
        <w:r w:rsidRPr="00A105D8" w:rsidDel="00BD099F">
          <w:rPr>
            <w:sz w:val="24"/>
            <w:szCs w:val="24"/>
            <w:lang w:eastAsia="zh-CN"/>
          </w:rPr>
          <w:delText>的同学都将退出“学行班”</w:delText>
        </w:r>
      </w:del>
      <w:r w:rsidRPr="00A105D8">
        <w:rPr>
          <w:sz w:val="24"/>
          <w:szCs w:val="24"/>
          <w:lang w:eastAsia="zh-CN"/>
        </w:rPr>
        <w:t>。</w:t>
      </w:r>
    </w:p>
    <w:p w14:paraId="7602A8C2" w14:textId="77777777" w:rsidR="00A5700E" w:rsidRDefault="00BD099F" w:rsidP="00A105D8">
      <w:pPr>
        <w:spacing w:line="360" w:lineRule="auto"/>
        <w:ind w:firstLineChars="200" w:firstLine="480"/>
        <w:jc w:val="both"/>
        <w:rPr>
          <w:ins w:id="124" w:author="云伍" w:date="2026-08-01T14:19:00Z"/>
          <w:sz w:val="24"/>
          <w:szCs w:val="24"/>
          <w:lang w:eastAsia="zh-CN"/>
        </w:rPr>
      </w:pPr>
      <w:ins w:id="125" w:author="云伍" w:date="2026-08-01T14:07:00Z">
        <w:r w:rsidRPr="00A105D8">
          <w:rPr>
            <w:sz w:val="24"/>
            <w:szCs w:val="24"/>
            <w:lang w:eastAsia="zh-CN"/>
          </w:rPr>
          <w:t>退出</w:t>
        </w:r>
        <w:r>
          <w:rPr>
            <w:rFonts w:hint="eastAsia"/>
            <w:sz w:val="24"/>
            <w:szCs w:val="24"/>
            <w:lang w:eastAsia="zh-CN"/>
          </w:rPr>
          <w:t>办法：</w:t>
        </w:r>
      </w:ins>
      <w:r w:rsidR="00A105D8" w:rsidRPr="00A105D8">
        <w:rPr>
          <w:sz w:val="24"/>
          <w:szCs w:val="24"/>
          <w:lang w:eastAsia="zh-CN"/>
        </w:rPr>
        <w:t>从“学行班”退出有两种选择方式</w:t>
      </w:r>
      <w:ins w:id="126" w:author="云伍" w:date="2026-08-01T13:41:00Z">
        <w:r w:rsidR="0070474D" w:rsidRPr="00A105D8">
          <w:rPr>
            <w:sz w:val="24"/>
            <w:szCs w:val="24"/>
            <w:lang w:eastAsia="zh-CN"/>
          </w:rPr>
          <w:t>由退出学生自行选择</w:t>
        </w:r>
      </w:ins>
      <w:r w:rsidR="00A105D8" w:rsidRPr="00A105D8">
        <w:rPr>
          <w:sz w:val="24"/>
          <w:szCs w:val="24"/>
          <w:lang w:eastAsia="zh-CN"/>
        </w:rPr>
        <w:t>：①退回</w:t>
      </w:r>
      <w:ins w:id="127" w:author="云伍" w:date="2026-08-01T14:09:00Z">
        <w:r w:rsidRPr="00A105D8">
          <w:rPr>
            <w:sz w:val="24"/>
            <w:szCs w:val="24"/>
            <w:lang w:eastAsia="zh-CN"/>
          </w:rPr>
          <w:t>原专业</w:t>
        </w:r>
      </w:ins>
      <w:r w:rsidR="00A105D8" w:rsidRPr="00A105D8">
        <w:rPr>
          <w:sz w:val="24"/>
          <w:szCs w:val="24"/>
          <w:lang w:eastAsia="zh-CN"/>
        </w:rPr>
        <w:t>原班级</w:t>
      </w:r>
      <w:del w:id="128" w:author="云伍" w:date="2026-08-01T14:09:00Z">
        <w:r w:rsidR="00A105D8" w:rsidRPr="00A105D8" w:rsidDel="00BD099F">
          <w:rPr>
            <w:sz w:val="24"/>
            <w:szCs w:val="24"/>
            <w:lang w:eastAsia="zh-CN"/>
          </w:rPr>
          <w:delText>原专业</w:delText>
        </w:r>
      </w:del>
      <w:ins w:id="129" w:author="云伍" w:date="2026-08-01T13:20:00Z">
        <w:r w:rsidR="00037EB2">
          <w:rPr>
            <w:rFonts w:hint="eastAsia"/>
            <w:sz w:val="24"/>
            <w:szCs w:val="24"/>
            <w:lang w:eastAsia="zh-CN"/>
          </w:rPr>
          <w:t>，并</w:t>
        </w:r>
      </w:ins>
      <w:ins w:id="130" w:author="云伍" w:date="2026-08-01T13:40:00Z">
        <w:r w:rsidR="0070474D">
          <w:rPr>
            <w:rFonts w:hint="eastAsia"/>
            <w:sz w:val="24"/>
            <w:szCs w:val="24"/>
            <w:lang w:eastAsia="zh-CN"/>
          </w:rPr>
          <w:t>按原专业</w:t>
        </w:r>
      </w:ins>
      <w:ins w:id="131" w:author="云伍" w:date="2026-08-01T14:09:00Z">
        <w:r>
          <w:rPr>
            <w:rFonts w:hint="eastAsia"/>
            <w:sz w:val="24"/>
            <w:szCs w:val="24"/>
            <w:lang w:eastAsia="zh-CN"/>
          </w:rPr>
          <w:t>培养方案</w:t>
        </w:r>
      </w:ins>
      <w:ins w:id="132" w:author="云伍" w:date="2026-08-01T13:40:00Z">
        <w:r w:rsidR="0070474D">
          <w:rPr>
            <w:rFonts w:hint="eastAsia"/>
            <w:sz w:val="24"/>
            <w:szCs w:val="24"/>
            <w:lang w:eastAsia="zh-CN"/>
          </w:rPr>
          <w:t>要求</w:t>
        </w:r>
      </w:ins>
      <w:ins w:id="133" w:author="云伍" w:date="2026-08-01T13:20:00Z">
        <w:r w:rsidR="00037EB2">
          <w:rPr>
            <w:rFonts w:hint="eastAsia"/>
            <w:sz w:val="24"/>
            <w:szCs w:val="24"/>
            <w:lang w:eastAsia="zh-CN"/>
          </w:rPr>
          <w:t>修读</w:t>
        </w:r>
      </w:ins>
      <w:ins w:id="134" w:author="云伍" w:date="2026-08-01T13:41:00Z">
        <w:r w:rsidR="0070474D">
          <w:rPr>
            <w:rFonts w:hint="eastAsia"/>
            <w:sz w:val="24"/>
            <w:szCs w:val="24"/>
            <w:lang w:eastAsia="zh-CN"/>
          </w:rPr>
          <w:t>相关</w:t>
        </w:r>
      </w:ins>
      <w:ins w:id="135" w:author="云伍" w:date="2026-08-01T13:20:00Z">
        <w:r w:rsidR="00037EB2">
          <w:rPr>
            <w:rFonts w:hint="eastAsia"/>
            <w:sz w:val="24"/>
            <w:szCs w:val="24"/>
            <w:lang w:eastAsia="zh-CN"/>
          </w:rPr>
          <w:t>课程</w:t>
        </w:r>
      </w:ins>
      <w:r w:rsidR="00A105D8" w:rsidRPr="00A105D8">
        <w:rPr>
          <w:sz w:val="24"/>
          <w:szCs w:val="24"/>
          <w:lang w:eastAsia="zh-CN"/>
        </w:rPr>
        <w:t>；②退回原专业下一年级</w:t>
      </w:r>
      <w:del w:id="136" w:author="云伍" w:date="2026-08-01T13:41:00Z">
        <w:r w:rsidR="00A105D8" w:rsidRPr="00A105D8" w:rsidDel="0070474D">
          <w:rPr>
            <w:rFonts w:hint="eastAsia"/>
            <w:sz w:val="24"/>
            <w:szCs w:val="24"/>
            <w:lang w:eastAsia="zh-CN"/>
          </w:rPr>
          <w:delText>，</w:delText>
        </w:r>
        <w:r w:rsidR="00A105D8" w:rsidRPr="00A105D8" w:rsidDel="0070474D">
          <w:rPr>
            <w:sz w:val="24"/>
            <w:szCs w:val="24"/>
            <w:lang w:eastAsia="zh-CN"/>
          </w:rPr>
          <w:delText>由退出学生自行选择</w:delText>
        </w:r>
      </w:del>
      <w:r w:rsidR="00A105D8" w:rsidRPr="00A105D8">
        <w:rPr>
          <w:sz w:val="24"/>
          <w:szCs w:val="24"/>
          <w:lang w:eastAsia="zh-CN"/>
        </w:rPr>
        <w:t>。</w:t>
      </w:r>
    </w:p>
    <w:p w14:paraId="4724333B" w14:textId="32D49301" w:rsidR="0063231D" w:rsidRDefault="00A105D8" w:rsidP="00A105D8">
      <w:pPr>
        <w:spacing w:line="360" w:lineRule="auto"/>
        <w:ind w:firstLineChars="200" w:firstLine="480"/>
        <w:jc w:val="both"/>
        <w:rPr>
          <w:ins w:id="137" w:author="云伍" w:date="2026-08-01T13:44:00Z"/>
          <w:sz w:val="24"/>
          <w:szCs w:val="24"/>
          <w:lang w:eastAsia="zh-CN"/>
        </w:rPr>
      </w:pPr>
      <w:del w:id="138" w:author="云伍" w:date="2026-08-01T14:20:00Z">
        <w:r w:rsidRPr="00A105D8" w:rsidDel="00A5700E">
          <w:rPr>
            <w:rFonts w:hint="eastAsia"/>
            <w:sz w:val="24"/>
            <w:szCs w:val="24"/>
            <w:lang w:eastAsia="zh-CN"/>
          </w:rPr>
          <w:delText>以上</w:delText>
        </w:r>
      </w:del>
      <w:del w:id="139" w:author="云伍" w:date="2026-08-01T14:23:00Z">
        <w:r w:rsidRPr="00A105D8" w:rsidDel="00A5700E">
          <w:rPr>
            <w:sz w:val="24"/>
            <w:szCs w:val="24"/>
            <w:lang w:eastAsia="zh-CN"/>
          </w:rPr>
          <w:delText>退出办</w:delText>
        </w:r>
        <w:r w:rsidR="00834049" w:rsidDel="00A5700E">
          <w:rPr>
            <w:rFonts w:hint="eastAsia"/>
            <w:sz w:val="24"/>
            <w:szCs w:val="24"/>
            <w:lang w:eastAsia="zh-CN"/>
          </w:rPr>
          <w:delText>法</w:delText>
        </w:r>
        <w:r w:rsidRPr="00A105D8" w:rsidDel="00A5700E">
          <w:rPr>
            <w:rFonts w:hint="eastAsia"/>
            <w:sz w:val="24"/>
            <w:szCs w:val="24"/>
            <w:lang w:eastAsia="zh-CN"/>
          </w:rPr>
          <w:delText>适用于</w:delText>
        </w:r>
      </w:del>
      <w:r w:rsidRPr="00A105D8">
        <w:rPr>
          <w:rFonts w:hint="eastAsia"/>
          <w:sz w:val="24"/>
          <w:szCs w:val="24"/>
          <w:lang w:eastAsia="zh-CN"/>
        </w:rPr>
        <w:t>主动申请退出“学行班”的同学</w:t>
      </w:r>
      <w:ins w:id="140" w:author="云伍" w:date="2026-08-01T14:23:00Z">
        <w:r w:rsidR="00A5700E">
          <w:rPr>
            <w:rFonts w:hint="eastAsia"/>
            <w:sz w:val="24"/>
            <w:szCs w:val="24"/>
            <w:lang w:eastAsia="zh-CN"/>
          </w:rPr>
          <w:t>同样按照上述退出办法执行</w:t>
        </w:r>
      </w:ins>
      <w:r w:rsidRPr="00A105D8">
        <w:rPr>
          <w:rFonts w:hint="eastAsia"/>
          <w:sz w:val="24"/>
          <w:szCs w:val="24"/>
          <w:lang w:eastAsia="zh-CN"/>
        </w:rPr>
        <w:t>。</w:t>
      </w:r>
    </w:p>
    <w:p w14:paraId="0DFB5DD4" w14:textId="6538AB31" w:rsidR="0060177B" w:rsidDel="00CE2399" w:rsidRDefault="0060177B" w:rsidP="00A105D8">
      <w:pPr>
        <w:spacing w:line="360" w:lineRule="auto"/>
        <w:ind w:firstLineChars="200" w:firstLine="480"/>
        <w:jc w:val="both"/>
        <w:rPr>
          <w:ins w:id="141" w:author="云伍" w:date="2026-08-01T13:44:00Z"/>
          <w:del w:id="142" w:author="YMJ-13883002509" w:date="2026-08-03T22:35:00Z"/>
          <w:sz w:val="24"/>
          <w:szCs w:val="24"/>
          <w:lang w:eastAsia="zh-CN"/>
        </w:rPr>
      </w:pPr>
    </w:p>
    <w:p w14:paraId="0697BF61" w14:textId="61892E6F" w:rsidR="0060177B" w:rsidRPr="00480A34" w:rsidRDefault="0060177B">
      <w:pPr>
        <w:spacing w:line="360" w:lineRule="auto"/>
        <w:jc w:val="both"/>
        <w:rPr>
          <w:ins w:id="143" w:author="云伍" w:date="2026-08-01T13:44:00Z"/>
          <w:b/>
          <w:sz w:val="24"/>
          <w:szCs w:val="24"/>
          <w:lang w:eastAsia="zh-CN"/>
          <w:rPrChange w:id="144" w:author="云伍" w:date="2026-08-01T13:54:00Z">
            <w:rPr>
              <w:ins w:id="145" w:author="云伍" w:date="2026-08-01T13:44:00Z"/>
              <w:sz w:val="24"/>
              <w:szCs w:val="24"/>
              <w:lang w:eastAsia="zh-CN"/>
            </w:rPr>
          </w:rPrChange>
        </w:rPr>
        <w:pPrChange w:id="146" w:author="云伍" w:date="2026-08-01T13:54:00Z">
          <w:pPr>
            <w:spacing w:line="360" w:lineRule="auto"/>
            <w:ind w:firstLineChars="200" w:firstLine="480"/>
            <w:jc w:val="both"/>
          </w:pPr>
        </w:pPrChange>
      </w:pPr>
      <w:ins w:id="147" w:author="云伍" w:date="2026-08-01T13:44:00Z">
        <w:r w:rsidRPr="00480A34">
          <w:rPr>
            <w:rFonts w:hint="eastAsia"/>
            <w:b/>
            <w:sz w:val="24"/>
            <w:szCs w:val="24"/>
            <w:lang w:eastAsia="zh-CN"/>
            <w:rPrChange w:id="148" w:author="云伍" w:date="2026-08-01T13:54:00Z">
              <w:rPr>
                <w:rFonts w:hint="eastAsia"/>
                <w:sz w:val="24"/>
                <w:szCs w:val="24"/>
                <w:lang w:eastAsia="zh-CN"/>
              </w:rPr>
            </w:rPrChange>
          </w:rPr>
          <w:t>六、具体时间安排</w:t>
        </w:r>
      </w:ins>
    </w:p>
    <w:p w14:paraId="1805396B" w14:textId="4D015877" w:rsidR="0060177B" w:rsidRDefault="0060177B" w:rsidP="00A105D8">
      <w:pPr>
        <w:spacing w:line="360" w:lineRule="auto"/>
        <w:ind w:firstLineChars="200" w:firstLine="480"/>
        <w:jc w:val="both"/>
        <w:rPr>
          <w:ins w:id="149" w:author="云伍" w:date="2026-08-01T13:44:00Z"/>
          <w:sz w:val="24"/>
          <w:szCs w:val="24"/>
          <w:lang w:eastAsia="zh-CN"/>
        </w:rPr>
      </w:pPr>
      <w:ins w:id="150" w:author="云伍" w:date="2026-08-01T13:44:00Z">
        <w:r w:rsidRPr="0060177B">
          <w:rPr>
            <w:rFonts w:hint="eastAsia"/>
            <w:sz w:val="24"/>
            <w:szCs w:val="24"/>
            <w:lang w:eastAsia="zh-CN"/>
          </w:rPr>
          <w:t>（一）宣传动员：</w:t>
        </w:r>
      </w:ins>
      <w:ins w:id="151" w:author="云伍" w:date="2026-08-01T13:45:00Z">
        <w:r>
          <w:rPr>
            <w:sz w:val="24"/>
            <w:szCs w:val="24"/>
            <w:lang w:eastAsia="zh-CN"/>
          </w:rPr>
          <w:t>8</w:t>
        </w:r>
      </w:ins>
      <w:ins w:id="152" w:author="云伍" w:date="2026-08-01T13:44:00Z">
        <w:r w:rsidRPr="0060177B">
          <w:rPr>
            <w:sz w:val="24"/>
            <w:szCs w:val="24"/>
            <w:lang w:eastAsia="zh-CN"/>
          </w:rPr>
          <w:t>月1日—</w:t>
        </w:r>
      </w:ins>
      <w:ins w:id="153" w:author="云伍" w:date="2026-08-01T13:47:00Z">
        <w:r>
          <w:rPr>
            <w:sz w:val="24"/>
            <w:szCs w:val="24"/>
            <w:lang w:eastAsia="zh-CN"/>
          </w:rPr>
          <w:t>9</w:t>
        </w:r>
      </w:ins>
      <w:ins w:id="154" w:author="云伍" w:date="2026-08-01T13:44:00Z">
        <w:r w:rsidRPr="0060177B">
          <w:rPr>
            <w:sz w:val="24"/>
            <w:szCs w:val="24"/>
            <w:lang w:eastAsia="zh-CN"/>
          </w:rPr>
          <w:t>月</w:t>
        </w:r>
      </w:ins>
      <w:ins w:id="155" w:author="云伍" w:date="2026-08-01T13:47:00Z">
        <w:r>
          <w:rPr>
            <w:sz w:val="24"/>
            <w:szCs w:val="24"/>
            <w:lang w:eastAsia="zh-CN"/>
          </w:rPr>
          <w:t>6</w:t>
        </w:r>
      </w:ins>
      <w:ins w:id="156" w:author="云伍" w:date="2026-08-01T13:44:00Z">
        <w:r w:rsidRPr="0060177B">
          <w:rPr>
            <w:sz w:val="24"/>
            <w:szCs w:val="24"/>
            <w:lang w:eastAsia="zh-CN"/>
          </w:rPr>
          <w:t>日</w:t>
        </w:r>
      </w:ins>
      <w:ins w:id="157" w:author="云伍" w:date="2026-08-01T14:19:00Z">
        <w:r w:rsidR="009B24BE">
          <w:rPr>
            <w:rFonts w:hint="eastAsia"/>
            <w:sz w:val="24"/>
            <w:szCs w:val="24"/>
            <w:lang w:eastAsia="zh-CN"/>
          </w:rPr>
          <w:t>。</w:t>
        </w:r>
      </w:ins>
    </w:p>
    <w:p w14:paraId="2EB24B65" w14:textId="17D21B69" w:rsidR="0060177B" w:rsidRDefault="0060177B" w:rsidP="00A105D8">
      <w:pPr>
        <w:spacing w:line="360" w:lineRule="auto"/>
        <w:ind w:firstLineChars="200" w:firstLine="480"/>
        <w:jc w:val="both"/>
        <w:rPr>
          <w:ins w:id="158" w:author="云伍" w:date="2026-08-01T13:44:00Z"/>
          <w:sz w:val="24"/>
          <w:szCs w:val="24"/>
          <w:lang w:eastAsia="zh-CN"/>
        </w:rPr>
      </w:pPr>
      <w:ins w:id="159" w:author="云伍" w:date="2026-08-01T13:44:00Z">
        <w:r w:rsidRPr="0060177B">
          <w:rPr>
            <w:sz w:val="24"/>
            <w:szCs w:val="24"/>
            <w:lang w:eastAsia="zh-CN"/>
          </w:rPr>
          <w:t>（二）</w:t>
        </w:r>
      </w:ins>
      <w:ins w:id="160" w:author="云伍" w:date="2026-08-01T14:27:00Z">
        <w:r w:rsidR="00956FE5">
          <w:rPr>
            <w:rFonts w:hint="eastAsia"/>
            <w:sz w:val="24"/>
            <w:szCs w:val="24"/>
            <w:lang w:eastAsia="zh-CN"/>
          </w:rPr>
          <w:t>学生</w:t>
        </w:r>
      </w:ins>
      <w:ins w:id="161" w:author="云伍" w:date="2026-08-01T13:44:00Z">
        <w:r w:rsidRPr="0060177B">
          <w:rPr>
            <w:sz w:val="24"/>
            <w:szCs w:val="24"/>
            <w:lang w:eastAsia="zh-CN"/>
          </w:rPr>
          <w:t>报名：</w:t>
        </w:r>
      </w:ins>
      <w:ins w:id="162" w:author="云伍" w:date="2026-08-01T13:46:00Z">
        <w:r>
          <w:rPr>
            <w:sz w:val="24"/>
            <w:szCs w:val="24"/>
            <w:lang w:eastAsia="zh-CN"/>
          </w:rPr>
          <w:t>9</w:t>
        </w:r>
      </w:ins>
      <w:ins w:id="163" w:author="云伍" w:date="2026-08-01T13:44:00Z">
        <w:r w:rsidRPr="0060177B">
          <w:rPr>
            <w:sz w:val="24"/>
            <w:szCs w:val="24"/>
            <w:lang w:eastAsia="zh-CN"/>
          </w:rPr>
          <w:t>月</w:t>
        </w:r>
      </w:ins>
      <w:ins w:id="164" w:author="云伍" w:date="2026-08-01T13:47:00Z">
        <w:r>
          <w:rPr>
            <w:sz w:val="24"/>
            <w:szCs w:val="24"/>
            <w:lang w:eastAsia="zh-CN"/>
          </w:rPr>
          <w:t>7</w:t>
        </w:r>
      </w:ins>
      <w:ins w:id="165" w:author="云伍" w:date="2026-08-01T13:44:00Z">
        <w:r w:rsidRPr="0060177B">
          <w:rPr>
            <w:sz w:val="24"/>
            <w:szCs w:val="24"/>
            <w:lang w:eastAsia="zh-CN"/>
          </w:rPr>
          <w:t>日—</w:t>
        </w:r>
      </w:ins>
      <w:ins w:id="166" w:author="云伍" w:date="2026-08-01T13:47:00Z">
        <w:r>
          <w:rPr>
            <w:sz w:val="24"/>
            <w:szCs w:val="24"/>
            <w:lang w:eastAsia="zh-CN"/>
          </w:rPr>
          <w:t>9</w:t>
        </w:r>
      </w:ins>
      <w:ins w:id="167" w:author="云伍" w:date="2026-08-01T13:44:00Z">
        <w:r w:rsidRPr="0060177B">
          <w:rPr>
            <w:sz w:val="24"/>
            <w:szCs w:val="24"/>
            <w:lang w:eastAsia="zh-CN"/>
          </w:rPr>
          <w:t>月</w:t>
        </w:r>
      </w:ins>
      <w:ins w:id="168" w:author="云伍" w:date="2026-08-01T13:47:00Z">
        <w:r>
          <w:rPr>
            <w:sz w:val="24"/>
            <w:szCs w:val="24"/>
            <w:lang w:eastAsia="zh-CN"/>
          </w:rPr>
          <w:t>1</w:t>
        </w:r>
      </w:ins>
      <w:ins w:id="169" w:author="云伍" w:date="2026-08-01T14:02:00Z">
        <w:r w:rsidR="00C22788">
          <w:rPr>
            <w:sz w:val="24"/>
            <w:szCs w:val="24"/>
            <w:lang w:eastAsia="zh-CN"/>
          </w:rPr>
          <w:t>1</w:t>
        </w:r>
      </w:ins>
      <w:ins w:id="170" w:author="云伍" w:date="2026-08-01T13:44:00Z">
        <w:r w:rsidRPr="0060177B">
          <w:rPr>
            <w:sz w:val="24"/>
            <w:szCs w:val="24"/>
            <w:lang w:eastAsia="zh-CN"/>
          </w:rPr>
          <w:t>日</w:t>
        </w:r>
      </w:ins>
      <w:ins w:id="171" w:author="云伍" w:date="2026-08-01T14:18:00Z">
        <w:r w:rsidR="00CB1095">
          <w:rPr>
            <w:rFonts w:hint="eastAsia"/>
            <w:sz w:val="24"/>
            <w:szCs w:val="24"/>
            <w:lang w:eastAsia="zh-CN"/>
          </w:rPr>
          <w:t>，</w:t>
        </w:r>
        <w:r w:rsidR="00CB1095" w:rsidRPr="00CB1095">
          <w:rPr>
            <w:rFonts w:hint="eastAsia"/>
            <w:sz w:val="24"/>
            <w:szCs w:val="24"/>
            <w:lang w:eastAsia="zh-CN"/>
          </w:rPr>
          <w:t>填写“学行班”学生选拔申请表，电子版发送至</w:t>
        </w:r>
      </w:ins>
      <w:ins w:id="172" w:author="YMJ-13883002509" w:date="2026-08-03T22:36:00Z">
        <w:r w:rsidR="00CE2399" w:rsidRPr="00CE2399">
          <w:rPr>
            <w:rFonts w:hint="eastAsia"/>
            <w:sz w:val="24"/>
            <w:szCs w:val="24"/>
            <w:lang w:eastAsia="zh-CN"/>
            <w:rPrChange w:id="173" w:author="YMJ-13883002509" w:date="2026-08-03T22:36:00Z">
              <w:rPr>
                <w:rFonts w:hint="eastAsia"/>
                <w:sz w:val="24"/>
                <w:szCs w:val="24"/>
                <w:highlight w:val="yellow"/>
                <w:lang w:eastAsia="zh-CN"/>
              </w:rPr>
            </w:rPrChange>
          </w:rPr>
          <w:t>x</w:t>
        </w:r>
      </w:ins>
      <w:ins w:id="174" w:author="云伍" w:date="2026-08-01T14:18:00Z">
        <w:del w:id="175" w:author="YMJ-13883002509" w:date="2026-08-03T22:36:00Z">
          <w:r w:rsidR="00CB1095" w:rsidRPr="00CE2399" w:rsidDel="00CE2399">
            <w:rPr>
              <w:sz w:val="24"/>
              <w:szCs w:val="24"/>
              <w:lang w:eastAsia="zh-CN"/>
              <w:rPrChange w:id="176" w:author="YMJ-13883002509" w:date="2026-08-03T22:36:00Z">
                <w:rPr>
                  <w:sz w:val="24"/>
                  <w:szCs w:val="24"/>
                  <w:lang w:eastAsia="zh-CN"/>
                </w:rPr>
              </w:rPrChange>
            </w:rPr>
            <w:delText>X</w:delText>
          </w:r>
        </w:del>
        <w:r w:rsidR="00CB1095" w:rsidRPr="00CE2399">
          <w:rPr>
            <w:sz w:val="24"/>
            <w:szCs w:val="24"/>
            <w:lang w:eastAsia="zh-CN"/>
            <w:rPrChange w:id="177" w:author="YMJ-13883002509" w:date="2026-08-03T22:36:00Z">
              <w:rPr>
                <w:sz w:val="24"/>
                <w:szCs w:val="24"/>
                <w:lang w:eastAsia="zh-CN"/>
              </w:rPr>
            </w:rPrChange>
          </w:rPr>
          <w:t>uexingkechuang@163.com</w:t>
        </w:r>
        <w:r w:rsidR="00CB1095" w:rsidRPr="00CB1095">
          <w:rPr>
            <w:sz w:val="24"/>
            <w:szCs w:val="24"/>
            <w:lang w:eastAsia="zh-CN"/>
          </w:rPr>
          <w:t>邮箱</w:t>
        </w:r>
        <w:r w:rsidR="00CB1095">
          <w:rPr>
            <w:rFonts w:hint="eastAsia"/>
            <w:sz w:val="24"/>
            <w:szCs w:val="24"/>
            <w:lang w:eastAsia="zh-CN"/>
          </w:rPr>
          <w:t>。</w:t>
        </w:r>
      </w:ins>
    </w:p>
    <w:p w14:paraId="4E4159FC" w14:textId="59B01045" w:rsidR="0060177B" w:rsidRDefault="0060177B" w:rsidP="00A105D8">
      <w:pPr>
        <w:spacing w:line="360" w:lineRule="auto"/>
        <w:ind w:firstLineChars="200" w:firstLine="480"/>
        <w:jc w:val="both"/>
        <w:rPr>
          <w:ins w:id="178" w:author="云伍" w:date="2026-08-01T13:44:00Z"/>
          <w:sz w:val="24"/>
          <w:szCs w:val="24"/>
          <w:lang w:eastAsia="zh-CN"/>
        </w:rPr>
      </w:pPr>
      <w:ins w:id="179" w:author="云伍" w:date="2026-08-01T13:44:00Z">
        <w:r w:rsidRPr="0060177B">
          <w:rPr>
            <w:rFonts w:hint="eastAsia"/>
            <w:sz w:val="24"/>
            <w:szCs w:val="24"/>
            <w:lang w:eastAsia="zh-CN"/>
          </w:rPr>
          <w:t>（三）资格初审：</w:t>
        </w:r>
      </w:ins>
      <w:ins w:id="180" w:author="云伍" w:date="2026-08-01T13:47:00Z">
        <w:r>
          <w:rPr>
            <w:sz w:val="24"/>
            <w:szCs w:val="24"/>
            <w:lang w:eastAsia="zh-CN"/>
          </w:rPr>
          <w:t>9</w:t>
        </w:r>
      </w:ins>
      <w:ins w:id="181" w:author="云伍" w:date="2026-08-01T13:44:00Z">
        <w:r w:rsidRPr="0060177B">
          <w:rPr>
            <w:sz w:val="24"/>
            <w:szCs w:val="24"/>
            <w:lang w:eastAsia="zh-CN"/>
          </w:rPr>
          <w:t>月</w:t>
        </w:r>
      </w:ins>
      <w:ins w:id="182" w:author="云伍" w:date="2026-08-01T13:48:00Z">
        <w:r>
          <w:rPr>
            <w:sz w:val="24"/>
            <w:szCs w:val="24"/>
            <w:lang w:eastAsia="zh-CN"/>
          </w:rPr>
          <w:t>1</w:t>
        </w:r>
      </w:ins>
      <w:ins w:id="183" w:author="云伍" w:date="2026-08-01T14:02:00Z">
        <w:r w:rsidR="00C22788">
          <w:rPr>
            <w:sz w:val="24"/>
            <w:szCs w:val="24"/>
            <w:lang w:eastAsia="zh-CN"/>
          </w:rPr>
          <w:t>2</w:t>
        </w:r>
      </w:ins>
      <w:ins w:id="184" w:author="云伍" w:date="2026-08-01T13:44:00Z">
        <w:r w:rsidRPr="0060177B">
          <w:rPr>
            <w:sz w:val="24"/>
            <w:szCs w:val="24"/>
            <w:lang w:eastAsia="zh-CN"/>
          </w:rPr>
          <w:t>日至</w:t>
        </w:r>
      </w:ins>
      <w:ins w:id="185" w:author="云伍" w:date="2026-08-01T13:48:00Z">
        <w:r>
          <w:rPr>
            <w:sz w:val="24"/>
            <w:szCs w:val="24"/>
            <w:lang w:eastAsia="zh-CN"/>
          </w:rPr>
          <w:t>9</w:t>
        </w:r>
      </w:ins>
      <w:ins w:id="186" w:author="云伍" w:date="2026-08-01T13:44:00Z">
        <w:r w:rsidRPr="0060177B">
          <w:rPr>
            <w:sz w:val="24"/>
            <w:szCs w:val="24"/>
            <w:lang w:eastAsia="zh-CN"/>
          </w:rPr>
          <w:t>月</w:t>
        </w:r>
      </w:ins>
      <w:ins w:id="187" w:author="云伍" w:date="2026-08-01T13:48:00Z">
        <w:r>
          <w:rPr>
            <w:sz w:val="24"/>
            <w:szCs w:val="24"/>
            <w:lang w:eastAsia="zh-CN"/>
          </w:rPr>
          <w:t>1</w:t>
        </w:r>
      </w:ins>
      <w:ins w:id="188" w:author="云伍" w:date="2026-08-01T14:01:00Z">
        <w:r w:rsidR="00C22788">
          <w:rPr>
            <w:sz w:val="24"/>
            <w:szCs w:val="24"/>
            <w:lang w:eastAsia="zh-CN"/>
          </w:rPr>
          <w:t>4</w:t>
        </w:r>
      </w:ins>
      <w:ins w:id="189" w:author="云伍" w:date="2026-08-01T13:44:00Z">
        <w:r w:rsidRPr="0060177B">
          <w:rPr>
            <w:sz w:val="24"/>
            <w:szCs w:val="24"/>
            <w:lang w:eastAsia="zh-CN"/>
          </w:rPr>
          <w:t>日，对报名学生进行资格审核</w:t>
        </w:r>
      </w:ins>
      <w:ins w:id="190" w:author="云伍" w:date="2026-08-01T13:48:00Z">
        <w:r>
          <w:rPr>
            <w:rFonts w:hint="eastAsia"/>
            <w:sz w:val="24"/>
            <w:szCs w:val="24"/>
            <w:lang w:eastAsia="zh-CN"/>
          </w:rPr>
          <w:t>，</w:t>
        </w:r>
      </w:ins>
      <w:ins w:id="191" w:author="云伍" w:date="2026-08-01T13:49:00Z">
        <w:r>
          <w:rPr>
            <w:rFonts w:hint="eastAsia"/>
            <w:sz w:val="24"/>
            <w:szCs w:val="24"/>
            <w:lang w:eastAsia="zh-CN"/>
          </w:rPr>
          <w:t>确定</w:t>
        </w:r>
      </w:ins>
      <w:ins w:id="192" w:author="云伍" w:date="2026-08-01T13:44:00Z">
        <w:r w:rsidRPr="0060177B">
          <w:rPr>
            <w:sz w:val="24"/>
            <w:szCs w:val="24"/>
            <w:lang w:eastAsia="zh-CN"/>
          </w:rPr>
          <w:t>参加选拔资格的学生名单</w:t>
        </w:r>
      </w:ins>
      <w:ins w:id="193" w:author="云伍" w:date="2026-08-01T14:19:00Z">
        <w:r w:rsidR="009B24BE">
          <w:rPr>
            <w:rFonts w:hint="eastAsia"/>
            <w:sz w:val="24"/>
            <w:szCs w:val="24"/>
            <w:lang w:eastAsia="zh-CN"/>
          </w:rPr>
          <w:t>。</w:t>
        </w:r>
      </w:ins>
    </w:p>
    <w:p w14:paraId="182C61FE" w14:textId="1BF00F8B" w:rsidR="0060177B" w:rsidRDefault="0060177B" w:rsidP="00A105D8">
      <w:pPr>
        <w:spacing w:line="360" w:lineRule="auto"/>
        <w:ind w:firstLineChars="200" w:firstLine="480"/>
        <w:jc w:val="both"/>
        <w:rPr>
          <w:ins w:id="194" w:author="云伍" w:date="2026-08-01T13:44:00Z"/>
          <w:sz w:val="24"/>
          <w:szCs w:val="24"/>
          <w:lang w:eastAsia="zh-CN"/>
        </w:rPr>
      </w:pPr>
      <w:ins w:id="195" w:author="云伍" w:date="2026-08-01T13:44:00Z">
        <w:r w:rsidRPr="0060177B">
          <w:rPr>
            <w:sz w:val="24"/>
            <w:szCs w:val="24"/>
            <w:lang w:eastAsia="zh-CN"/>
          </w:rPr>
          <w:t>（四）</w:t>
        </w:r>
      </w:ins>
      <w:ins w:id="196" w:author="云伍" w:date="2026-08-01T13:50:00Z">
        <w:r>
          <w:rPr>
            <w:rFonts w:hint="eastAsia"/>
            <w:sz w:val="24"/>
            <w:szCs w:val="24"/>
            <w:lang w:eastAsia="zh-CN"/>
          </w:rPr>
          <w:t>能力测试</w:t>
        </w:r>
      </w:ins>
      <w:ins w:id="197" w:author="云伍" w:date="2026-08-01T13:44:00Z">
        <w:r w:rsidRPr="0060177B">
          <w:rPr>
            <w:sz w:val="24"/>
            <w:szCs w:val="24"/>
            <w:lang w:eastAsia="zh-CN"/>
          </w:rPr>
          <w:t>：</w:t>
        </w:r>
      </w:ins>
      <w:ins w:id="198" w:author="云伍" w:date="2026-08-01T13:50:00Z">
        <w:r w:rsidRPr="0060177B">
          <w:rPr>
            <w:sz w:val="24"/>
            <w:szCs w:val="24"/>
            <w:lang w:eastAsia="zh-CN"/>
          </w:rPr>
          <w:t>9月1</w:t>
        </w:r>
      </w:ins>
      <w:ins w:id="199" w:author="云伍" w:date="2026-08-01T14:01:00Z">
        <w:r w:rsidR="00C22788">
          <w:rPr>
            <w:sz w:val="24"/>
            <w:szCs w:val="24"/>
            <w:lang w:eastAsia="zh-CN"/>
          </w:rPr>
          <w:t>5</w:t>
        </w:r>
      </w:ins>
      <w:ins w:id="200" w:author="云伍" w:date="2026-08-01T13:50:00Z">
        <w:r w:rsidRPr="0060177B">
          <w:rPr>
            <w:sz w:val="24"/>
            <w:szCs w:val="24"/>
            <w:lang w:eastAsia="zh-CN"/>
          </w:rPr>
          <w:t>日至9月1</w:t>
        </w:r>
      </w:ins>
      <w:ins w:id="201" w:author="云伍" w:date="2026-08-01T13:53:00Z">
        <w:r>
          <w:rPr>
            <w:sz w:val="24"/>
            <w:szCs w:val="24"/>
            <w:lang w:eastAsia="zh-CN"/>
          </w:rPr>
          <w:t>7</w:t>
        </w:r>
      </w:ins>
      <w:ins w:id="202" w:author="云伍" w:date="2026-08-01T13:50:00Z">
        <w:r w:rsidRPr="0060177B">
          <w:rPr>
            <w:sz w:val="24"/>
            <w:szCs w:val="24"/>
            <w:lang w:eastAsia="zh-CN"/>
          </w:rPr>
          <w:t>日，</w:t>
        </w:r>
      </w:ins>
      <w:ins w:id="203" w:author="云伍" w:date="2026-08-01T13:51:00Z">
        <w:r w:rsidRPr="0060177B">
          <w:rPr>
            <w:rFonts w:hint="eastAsia"/>
            <w:sz w:val="24"/>
            <w:szCs w:val="24"/>
            <w:lang w:eastAsia="zh-CN"/>
          </w:rPr>
          <w:t>对参加选拔的学生进行能力测试，包括：综合能力、心理素质和思维能力</w:t>
        </w:r>
      </w:ins>
      <w:ins w:id="204" w:author="云伍" w:date="2026-08-01T13:54:00Z">
        <w:r>
          <w:rPr>
            <w:rFonts w:hint="eastAsia"/>
            <w:sz w:val="24"/>
            <w:szCs w:val="24"/>
            <w:lang w:eastAsia="zh-CN"/>
          </w:rPr>
          <w:t>等</w:t>
        </w:r>
      </w:ins>
      <w:ins w:id="205" w:author="云伍" w:date="2026-08-01T13:51:00Z">
        <w:r w:rsidRPr="0060177B">
          <w:rPr>
            <w:rFonts w:hint="eastAsia"/>
            <w:sz w:val="24"/>
            <w:szCs w:val="24"/>
            <w:lang w:eastAsia="zh-CN"/>
          </w:rPr>
          <w:t>。</w:t>
        </w:r>
      </w:ins>
    </w:p>
    <w:p w14:paraId="22F33812" w14:textId="24F590A1" w:rsidR="0060177B" w:rsidRDefault="0060177B" w:rsidP="00A105D8">
      <w:pPr>
        <w:spacing w:line="360" w:lineRule="auto"/>
        <w:ind w:firstLineChars="200" w:firstLine="480"/>
        <w:jc w:val="both"/>
        <w:rPr>
          <w:ins w:id="206" w:author="云伍" w:date="2026-08-01T13:45:00Z"/>
          <w:sz w:val="24"/>
          <w:szCs w:val="24"/>
          <w:lang w:eastAsia="zh-CN"/>
        </w:rPr>
      </w:pPr>
      <w:ins w:id="207" w:author="云伍" w:date="2026-08-01T13:44:00Z">
        <w:r w:rsidRPr="0060177B">
          <w:rPr>
            <w:sz w:val="24"/>
            <w:szCs w:val="24"/>
            <w:lang w:eastAsia="zh-CN"/>
          </w:rPr>
          <w:t>（五）</w:t>
        </w:r>
      </w:ins>
      <w:ins w:id="208" w:author="云伍" w:date="2026-08-01T13:51:00Z">
        <w:r w:rsidRPr="0060177B">
          <w:rPr>
            <w:rFonts w:hint="eastAsia"/>
            <w:sz w:val="24"/>
            <w:szCs w:val="24"/>
            <w:lang w:eastAsia="zh-CN"/>
          </w:rPr>
          <w:t>综合面试：</w:t>
        </w:r>
      </w:ins>
      <w:ins w:id="209" w:author="云伍" w:date="2026-08-01T13:53:00Z">
        <w:r w:rsidRPr="0060177B">
          <w:rPr>
            <w:sz w:val="24"/>
            <w:szCs w:val="24"/>
            <w:lang w:eastAsia="zh-CN"/>
          </w:rPr>
          <w:t>9月1</w:t>
        </w:r>
        <w:r>
          <w:rPr>
            <w:sz w:val="24"/>
            <w:szCs w:val="24"/>
            <w:lang w:eastAsia="zh-CN"/>
          </w:rPr>
          <w:t>8</w:t>
        </w:r>
        <w:r w:rsidRPr="0060177B">
          <w:rPr>
            <w:sz w:val="24"/>
            <w:szCs w:val="24"/>
            <w:lang w:eastAsia="zh-CN"/>
          </w:rPr>
          <w:t>日至9月</w:t>
        </w:r>
        <w:r>
          <w:rPr>
            <w:sz w:val="24"/>
            <w:szCs w:val="24"/>
            <w:lang w:eastAsia="zh-CN"/>
          </w:rPr>
          <w:t>20</w:t>
        </w:r>
        <w:r w:rsidRPr="0060177B">
          <w:rPr>
            <w:sz w:val="24"/>
            <w:szCs w:val="24"/>
            <w:lang w:eastAsia="zh-CN"/>
          </w:rPr>
          <w:t>日，</w:t>
        </w:r>
      </w:ins>
      <w:ins w:id="210" w:author="云伍" w:date="2026-08-01T13:51:00Z">
        <w:r w:rsidRPr="0060177B">
          <w:rPr>
            <w:rFonts w:hint="eastAsia"/>
            <w:sz w:val="24"/>
            <w:szCs w:val="24"/>
            <w:lang w:eastAsia="zh-CN"/>
          </w:rPr>
          <w:t>综合面试主要考察学生学习及创新创业兴趣、发展潜质等综合素质</w:t>
        </w:r>
      </w:ins>
      <w:ins w:id="211" w:author="云伍" w:date="2026-08-01T13:55:00Z">
        <w:r w:rsidR="00480A34">
          <w:rPr>
            <w:rFonts w:hint="eastAsia"/>
            <w:sz w:val="24"/>
            <w:szCs w:val="24"/>
            <w:lang w:eastAsia="zh-CN"/>
          </w:rPr>
          <w:t>。</w:t>
        </w:r>
      </w:ins>
    </w:p>
    <w:p w14:paraId="090EA86E" w14:textId="10FD288B" w:rsidR="0060177B" w:rsidRDefault="0060177B" w:rsidP="00A105D8">
      <w:pPr>
        <w:spacing w:line="360" w:lineRule="auto"/>
        <w:ind w:firstLineChars="200" w:firstLine="480"/>
        <w:jc w:val="both"/>
        <w:rPr>
          <w:ins w:id="212" w:author="云伍" w:date="2026-08-01T13:45:00Z"/>
          <w:sz w:val="24"/>
          <w:szCs w:val="24"/>
          <w:lang w:eastAsia="zh-CN"/>
        </w:rPr>
      </w:pPr>
      <w:ins w:id="213" w:author="云伍" w:date="2026-08-01T13:44:00Z">
        <w:r w:rsidRPr="0060177B">
          <w:rPr>
            <w:sz w:val="24"/>
            <w:szCs w:val="24"/>
            <w:lang w:eastAsia="zh-CN"/>
          </w:rPr>
          <w:t>（六）</w:t>
        </w:r>
      </w:ins>
      <w:ins w:id="214" w:author="云伍" w:date="2026-08-01T13:54:00Z">
        <w:r w:rsidRPr="0060177B">
          <w:rPr>
            <w:sz w:val="24"/>
            <w:szCs w:val="24"/>
            <w:lang w:eastAsia="zh-CN"/>
          </w:rPr>
          <w:t>确定入选学生并公示：9月</w:t>
        </w:r>
        <w:r w:rsidR="00480A34">
          <w:rPr>
            <w:sz w:val="24"/>
            <w:szCs w:val="24"/>
            <w:lang w:eastAsia="zh-CN"/>
          </w:rPr>
          <w:t>21</w:t>
        </w:r>
        <w:r w:rsidRPr="0060177B">
          <w:rPr>
            <w:sz w:val="24"/>
            <w:szCs w:val="24"/>
            <w:lang w:eastAsia="zh-CN"/>
          </w:rPr>
          <w:t>日</w:t>
        </w:r>
        <w:r>
          <w:rPr>
            <w:rFonts w:hint="eastAsia"/>
            <w:sz w:val="24"/>
            <w:szCs w:val="24"/>
            <w:lang w:eastAsia="zh-CN"/>
          </w:rPr>
          <w:t>。</w:t>
        </w:r>
      </w:ins>
    </w:p>
    <w:p w14:paraId="62E3CF8E" w14:textId="167BB0AA" w:rsidR="0060177B" w:rsidDel="00A35EF1" w:rsidRDefault="00580F1E" w:rsidP="00A35EF1">
      <w:pPr>
        <w:spacing w:line="360" w:lineRule="auto"/>
        <w:ind w:firstLineChars="200" w:firstLine="440"/>
        <w:jc w:val="both"/>
        <w:rPr>
          <w:del w:id="215" w:author="云伍" w:date="2026-08-01T13:54:00Z"/>
          <w:sz w:val="24"/>
          <w:szCs w:val="24"/>
          <w:lang w:eastAsia="zh-CN"/>
        </w:rPr>
        <w:pPrChange w:id="216" w:author="YMJ-13883002509" w:date="2026-08-03T22:45:00Z">
          <w:pPr>
            <w:spacing w:line="360" w:lineRule="auto"/>
            <w:ind w:firstLineChars="200" w:firstLine="440"/>
            <w:jc w:val="both"/>
          </w:pPr>
        </w:pPrChange>
      </w:pPr>
      <w:ins w:id="217" w:author="YMJ-13883002509" w:date="2026-08-03T22:45:00Z">
        <w:r>
          <w:rPr>
            <w:noProof/>
            <w:lang w:eastAsia="zh-CN"/>
          </w:rPr>
          <w:drawing>
            <wp:anchor distT="0" distB="0" distL="114300" distR="114300" simplePos="0" relativeHeight="251659264" behindDoc="0" locked="0" layoutInCell="1" allowOverlap="1" wp14:anchorId="1AD903C3" wp14:editId="69151856">
              <wp:simplePos x="0" y="0"/>
              <wp:positionH relativeFrom="margin">
                <wp:align>center</wp:align>
              </wp:positionH>
              <wp:positionV relativeFrom="paragraph">
                <wp:posOffset>656609</wp:posOffset>
              </wp:positionV>
              <wp:extent cx="1638300" cy="1628775"/>
              <wp:effectExtent l="0" t="0" r="0" b="9525"/>
              <wp:wrapTopAndBottom/>
              <wp:docPr id="1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38300" cy="1628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ins>
      <w:ins w:id="218" w:author="云伍" w:date="2026-08-01T13:57:00Z">
        <w:r w:rsidR="009461AE">
          <w:rPr>
            <w:rFonts w:hint="eastAsia"/>
            <w:sz w:val="24"/>
            <w:szCs w:val="24"/>
            <w:lang w:eastAsia="zh-CN"/>
          </w:rPr>
          <w:t>具体安排</w:t>
        </w:r>
      </w:ins>
      <w:ins w:id="219" w:author="YMJ-13883002509" w:date="2026-08-03T22:55:00Z">
        <w:r>
          <w:rPr>
            <w:rFonts w:hint="eastAsia"/>
            <w:sz w:val="24"/>
            <w:szCs w:val="24"/>
            <w:lang w:eastAsia="zh-CN"/>
          </w:rPr>
          <w:t>会及时</w:t>
        </w:r>
      </w:ins>
      <w:ins w:id="220" w:author="云伍" w:date="2026-08-01T13:57:00Z">
        <w:del w:id="221" w:author="YMJ-13883002509" w:date="2026-08-03T22:55:00Z">
          <w:r w:rsidR="009461AE" w:rsidRPr="009461AE" w:rsidDel="00580F1E">
            <w:rPr>
              <w:rFonts w:hint="eastAsia"/>
              <w:sz w:val="24"/>
              <w:szCs w:val="24"/>
              <w:lang w:eastAsia="zh-CN"/>
            </w:rPr>
            <w:delText>将</w:delText>
          </w:r>
        </w:del>
        <w:r w:rsidR="009461AE" w:rsidRPr="009461AE">
          <w:rPr>
            <w:rFonts w:hint="eastAsia"/>
            <w:sz w:val="24"/>
            <w:szCs w:val="24"/>
            <w:lang w:eastAsia="zh-CN"/>
          </w:rPr>
          <w:t>在</w:t>
        </w:r>
        <w:del w:id="222" w:author="YMJ-13883002509" w:date="2026-08-03T22:43:00Z">
          <w:r w:rsidR="009461AE" w:rsidRPr="009461AE" w:rsidDel="00A35EF1">
            <w:rPr>
              <w:rFonts w:hint="eastAsia"/>
              <w:sz w:val="24"/>
              <w:szCs w:val="24"/>
              <w:lang w:eastAsia="zh-CN"/>
            </w:rPr>
            <w:delText>“</w:delText>
          </w:r>
        </w:del>
        <w:r w:rsidR="009461AE" w:rsidRPr="009461AE">
          <w:rPr>
            <w:rFonts w:hint="eastAsia"/>
            <w:sz w:val="24"/>
            <w:szCs w:val="24"/>
            <w:lang w:eastAsia="zh-CN"/>
          </w:rPr>
          <w:t>学行</w:t>
        </w:r>
      </w:ins>
      <w:ins w:id="223" w:author="YMJ-13883002509" w:date="2026-08-03T22:43:00Z">
        <w:r w:rsidR="00A35EF1">
          <w:rPr>
            <w:rFonts w:hint="eastAsia"/>
            <w:sz w:val="24"/>
            <w:szCs w:val="24"/>
            <w:lang w:eastAsia="zh-CN"/>
          </w:rPr>
          <w:t>班</w:t>
        </w:r>
      </w:ins>
      <w:ins w:id="224" w:author="云伍" w:date="2026-08-01T13:57:00Z">
        <w:del w:id="225" w:author="YMJ-13883002509" w:date="2026-08-03T22:43:00Z">
          <w:r w:rsidR="009461AE" w:rsidRPr="009461AE" w:rsidDel="00A35EF1">
            <w:rPr>
              <w:rFonts w:hint="eastAsia"/>
              <w:sz w:val="24"/>
              <w:szCs w:val="24"/>
              <w:lang w:eastAsia="zh-CN"/>
            </w:rPr>
            <w:delText>科创实验班”</w:delText>
          </w:r>
        </w:del>
        <w:r w:rsidR="009461AE" w:rsidRPr="009461AE">
          <w:rPr>
            <w:rFonts w:hint="eastAsia"/>
            <w:sz w:val="24"/>
            <w:szCs w:val="24"/>
            <w:lang w:eastAsia="zh-CN"/>
          </w:rPr>
          <w:t>微信公众平台</w:t>
        </w:r>
      </w:ins>
      <w:ins w:id="226" w:author="YMJ-13883002509" w:date="2026-08-03T22:55:00Z">
        <w:r>
          <w:rPr>
            <w:rFonts w:hint="eastAsia"/>
            <w:sz w:val="24"/>
            <w:szCs w:val="24"/>
            <w:lang w:eastAsia="zh-CN"/>
          </w:rPr>
          <w:t>上公布</w:t>
        </w:r>
      </w:ins>
      <w:ins w:id="227" w:author="云伍" w:date="2026-08-01T13:58:00Z">
        <w:del w:id="228" w:author="YMJ-13883002509" w:date="2026-08-03T22:54:00Z">
          <w:r w:rsidR="009461AE" w:rsidDel="00580F1E">
            <w:rPr>
              <w:rFonts w:hint="eastAsia"/>
              <w:sz w:val="24"/>
              <w:szCs w:val="24"/>
              <w:lang w:eastAsia="zh-CN"/>
            </w:rPr>
            <w:delText>及</w:delText>
          </w:r>
        </w:del>
        <w:del w:id="229" w:author="YMJ-13883002509" w:date="2026-08-03T22:41:00Z">
          <w:r w:rsidR="009461AE" w:rsidRPr="00A105D8" w:rsidDel="00A35EF1">
            <w:rPr>
              <w:sz w:val="24"/>
              <w:szCs w:val="24"/>
              <w:lang w:eastAsia="zh-CN"/>
            </w:rPr>
            <w:delText>选拔交流</w:delText>
          </w:r>
        </w:del>
        <w:del w:id="230" w:author="YMJ-13883002509" w:date="2026-08-03T22:54:00Z">
          <w:r w:rsidR="009461AE" w:rsidRPr="00A105D8" w:rsidDel="00580F1E">
            <w:rPr>
              <w:sz w:val="24"/>
              <w:szCs w:val="24"/>
              <w:lang w:eastAsia="zh-CN"/>
            </w:rPr>
            <w:delText>QQ群</w:delText>
          </w:r>
        </w:del>
      </w:ins>
      <w:ins w:id="231" w:author="云伍" w:date="2026-08-01T13:57:00Z">
        <w:del w:id="232" w:author="YMJ-13883002509" w:date="2026-08-03T22:54:00Z">
          <w:r w:rsidR="009461AE" w:rsidRPr="009461AE" w:rsidDel="00580F1E">
            <w:rPr>
              <w:rFonts w:hint="eastAsia"/>
              <w:sz w:val="24"/>
              <w:szCs w:val="24"/>
              <w:lang w:eastAsia="zh-CN"/>
            </w:rPr>
            <w:delText>上公布</w:delText>
          </w:r>
        </w:del>
      </w:ins>
      <w:ins w:id="233" w:author="云伍" w:date="2026-08-01T13:58:00Z">
        <w:r w:rsidR="009461AE">
          <w:rPr>
            <w:rFonts w:hint="eastAsia"/>
            <w:sz w:val="24"/>
            <w:szCs w:val="24"/>
            <w:lang w:eastAsia="zh-CN"/>
          </w:rPr>
          <w:t>，</w:t>
        </w:r>
      </w:ins>
      <w:ins w:id="234" w:author="云伍" w:date="2026-08-01T13:57:00Z">
        <w:r w:rsidR="009461AE" w:rsidRPr="009461AE">
          <w:rPr>
            <w:sz w:val="24"/>
            <w:szCs w:val="24"/>
            <w:lang w:eastAsia="zh-CN"/>
          </w:rPr>
          <w:t>请密切关注微信公众号平台</w:t>
        </w:r>
      </w:ins>
      <w:ins w:id="235" w:author="云伍" w:date="2026-08-01T13:58:00Z">
        <w:del w:id="236" w:author="YMJ-13883002509" w:date="2026-08-03T22:54:00Z">
          <w:r w:rsidR="009461AE" w:rsidDel="00580F1E">
            <w:rPr>
              <w:rFonts w:hint="eastAsia"/>
              <w:sz w:val="24"/>
              <w:szCs w:val="24"/>
              <w:lang w:eastAsia="zh-CN"/>
            </w:rPr>
            <w:delText>及</w:delText>
          </w:r>
          <w:r w:rsidR="009461AE" w:rsidRPr="00A105D8" w:rsidDel="00580F1E">
            <w:rPr>
              <w:sz w:val="24"/>
              <w:szCs w:val="24"/>
              <w:lang w:eastAsia="zh-CN"/>
            </w:rPr>
            <w:delText>选拔交流QQ群</w:delText>
          </w:r>
        </w:del>
      </w:ins>
      <w:ins w:id="237" w:author="云伍" w:date="2026-08-01T13:57:00Z">
        <w:r w:rsidR="009461AE" w:rsidRPr="009461AE">
          <w:rPr>
            <w:sz w:val="24"/>
            <w:szCs w:val="24"/>
            <w:lang w:eastAsia="zh-CN"/>
          </w:rPr>
          <w:t>的通知</w:t>
        </w:r>
        <w:del w:id="238" w:author="YMJ-13883002509" w:date="2026-08-03T22:55:00Z">
          <w:r w:rsidR="009461AE" w:rsidRPr="009461AE" w:rsidDel="00580F1E">
            <w:rPr>
              <w:rFonts w:hint="eastAsia"/>
              <w:sz w:val="24"/>
              <w:szCs w:val="24"/>
              <w:lang w:eastAsia="zh-CN"/>
            </w:rPr>
            <w:delText>。</w:delText>
          </w:r>
        </w:del>
      </w:ins>
      <w:ins w:id="239" w:author="YMJ-13883002509" w:date="2026-08-03T22:55:00Z">
        <w:r>
          <w:rPr>
            <w:rFonts w:hint="eastAsia"/>
            <w:sz w:val="24"/>
            <w:szCs w:val="24"/>
            <w:lang w:eastAsia="zh-CN"/>
          </w:rPr>
          <w:t>！</w:t>
        </w:r>
      </w:ins>
    </w:p>
    <w:p w14:paraId="615DD195" w14:textId="77777777" w:rsidR="00A35EF1" w:rsidRPr="00A35EF1" w:rsidRDefault="00A35EF1" w:rsidP="00A35EF1">
      <w:pPr>
        <w:spacing w:line="360" w:lineRule="auto"/>
        <w:ind w:firstLineChars="200" w:firstLine="480"/>
        <w:jc w:val="both"/>
        <w:rPr>
          <w:ins w:id="240" w:author="YMJ-13883002509" w:date="2026-08-03T22:45:00Z"/>
          <w:rFonts w:hint="eastAsia"/>
          <w:sz w:val="24"/>
          <w:szCs w:val="24"/>
          <w:lang w:eastAsia="zh-CN"/>
          <w:rPrChange w:id="241" w:author="YMJ-13883002509" w:date="2026-08-03T22:45:00Z">
            <w:rPr>
              <w:ins w:id="242" w:author="YMJ-13883002509" w:date="2026-08-03T22:45:00Z"/>
              <w:rFonts w:hint="eastAsia"/>
              <w:sz w:val="24"/>
              <w:szCs w:val="24"/>
              <w:lang w:eastAsia="zh-CN"/>
            </w:rPr>
          </w:rPrChange>
        </w:rPr>
        <w:pPrChange w:id="243" w:author="YMJ-13883002509" w:date="2026-08-03T22:45:00Z">
          <w:pPr>
            <w:spacing w:line="360" w:lineRule="auto"/>
            <w:jc w:val="both"/>
          </w:pPr>
        </w:pPrChange>
      </w:pPr>
    </w:p>
    <w:p w14:paraId="4685FD89" w14:textId="224E645E" w:rsidR="00C22788" w:rsidRPr="00A35EF1" w:rsidRDefault="00580F1E" w:rsidP="00580F1E">
      <w:pPr>
        <w:spacing w:line="360" w:lineRule="auto"/>
        <w:jc w:val="center"/>
        <w:rPr>
          <w:ins w:id="244" w:author="云伍" w:date="2026-08-01T14:03:00Z"/>
          <w:rFonts w:hint="eastAsia"/>
          <w:sz w:val="24"/>
          <w:szCs w:val="24"/>
          <w:lang w:eastAsia="zh-CN"/>
          <w:rPrChange w:id="245" w:author="YMJ-13883002509" w:date="2026-08-03T22:45:00Z">
            <w:rPr>
              <w:ins w:id="246" w:author="云伍" w:date="2026-08-01T14:03:00Z"/>
              <w:sz w:val="24"/>
              <w:szCs w:val="24"/>
              <w:lang w:eastAsia="zh-CN"/>
            </w:rPr>
          </w:rPrChange>
        </w:rPr>
        <w:pPrChange w:id="247" w:author="YMJ-13883002509" w:date="2026-08-03T22:53:00Z">
          <w:pPr>
            <w:spacing w:line="360" w:lineRule="auto"/>
            <w:ind w:firstLineChars="200" w:firstLine="480"/>
            <w:jc w:val="both"/>
          </w:pPr>
        </w:pPrChange>
      </w:pPr>
      <w:ins w:id="248" w:author="YMJ-13883002509" w:date="2026-08-03T22:53:00Z">
        <w:r>
          <w:rPr>
            <w:rFonts w:hint="eastAsia"/>
            <w:sz w:val="24"/>
            <w:szCs w:val="24"/>
            <w:lang w:eastAsia="zh-CN"/>
          </w:rPr>
          <w:t>微信公众号：学行科创实验班</w:t>
        </w:r>
      </w:ins>
      <w:bookmarkStart w:id="249" w:name="_GoBack"/>
      <w:bookmarkEnd w:id="249"/>
    </w:p>
    <w:p w14:paraId="0191C3B2" w14:textId="151EE7CD" w:rsidR="00A105D8" w:rsidRPr="00A105D8" w:rsidRDefault="00A105D8" w:rsidP="00A105D8">
      <w:pPr>
        <w:spacing w:line="360" w:lineRule="auto"/>
        <w:jc w:val="both"/>
        <w:rPr>
          <w:b/>
          <w:sz w:val="24"/>
          <w:szCs w:val="24"/>
          <w:lang w:eastAsia="zh-CN"/>
        </w:rPr>
      </w:pPr>
      <w:del w:id="250" w:author="云伍" w:date="2026-08-01T13:44:00Z">
        <w:r w:rsidRPr="00A105D8" w:rsidDel="0060177B">
          <w:rPr>
            <w:rFonts w:hint="eastAsia"/>
            <w:b/>
            <w:sz w:val="24"/>
            <w:szCs w:val="24"/>
            <w:lang w:eastAsia="zh-CN"/>
          </w:rPr>
          <w:delText>六</w:delText>
        </w:r>
      </w:del>
      <w:ins w:id="251" w:author="云伍" w:date="2026-08-01T13:44:00Z">
        <w:r w:rsidR="0060177B">
          <w:rPr>
            <w:rFonts w:hint="eastAsia"/>
            <w:b/>
            <w:sz w:val="24"/>
            <w:szCs w:val="24"/>
            <w:lang w:eastAsia="zh-CN"/>
          </w:rPr>
          <w:t>七</w:t>
        </w:r>
      </w:ins>
      <w:r w:rsidRPr="00A105D8">
        <w:rPr>
          <w:b/>
          <w:sz w:val="24"/>
          <w:szCs w:val="24"/>
          <w:lang w:eastAsia="zh-CN"/>
        </w:rPr>
        <w:t>、其他注意事项</w:t>
      </w:r>
    </w:p>
    <w:p w14:paraId="39F2ABD0" w14:textId="1067A042" w:rsidR="00A105D8" w:rsidRDefault="00A105D8" w:rsidP="00A105D8">
      <w:pPr>
        <w:spacing w:line="360" w:lineRule="auto"/>
        <w:ind w:firstLineChars="200" w:firstLine="480"/>
        <w:jc w:val="both"/>
        <w:rPr>
          <w:sz w:val="24"/>
          <w:szCs w:val="24"/>
          <w:lang w:eastAsia="zh-CN"/>
        </w:rPr>
      </w:pPr>
      <w:r w:rsidRPr="00A105D8">
        <w:rPr>
          <w:sz w:val="24"/>
          <w:szCs w:val="24"/>
          <w:lang w:eastAsia="zh-CN"/>
        </w:rPr>
        <w:t>（一）在</w:t>
      </w:r>
      <w:del w:id="252" w:author="YMJ-13883002509" w:date="2026-08-03T22:39:00Z">
        <w:r w:rsidRPr="00A105D8" w:rsidDel="00A35EF1">
          <w:rPr>
            <w:sz w:val="24"/>
            <w:szCs w:val="24"/>
            <w:lang w:eastAsia="zh-CN"/>
          </w:rPr>
          <w:delText>“</w:delText>
        </w:r>
      </w:del>
      <w:r w:rsidRPr="00A105D8">
        <w:rPr>
          <w:sz w:val="24"/>
          <w:szCs w:val="24"/>
          <w:lang w:eastAsia="zh-CN"/>
        </w:rPr>
        <w:t>学行班</w:t>
      </w:r>
      <w:del w:id="253" w:author="YMJ-13883002509" w:date="2026-08-03T22:39:00Z">
        <w:r w:rsidRPr="00A105D8" w:rsidDel="00A35EF1">
          <w:rPr>
            <w:sz w:val="24"/>
            <w:szCs w:val="24"/>
            <w:lang w:eastAsia="zh-CN"/>
          </w:rPr>
          <w:delText>”</w:delText>
        </w:r>
      </w:del>
      <w:r w:rsidR="008A3E4B">
        <w:rPr>
          <w:rFonts w:hint="eastAsia"/>
          <w:sz w:val="24"/>
          <w:szCs w:val="24"/>
          <w:lang w:eastAsia="zh-CN"/>
        </w:rPr>
        <w:t>学生</w:t>
      </w:r>
      <w:r w:rsidR="008A3E4B">
        <w:rPr>
          <w:sz w:val="24"/>
          <w:szCs w:val="24"/>
          <w:lang w:eastAsia="zh-CN"/>
        </w:rPr>
        <w:t>选拔过程中，如有学生提供虚假信息或存在舞弊行为，将取消其</w:t>
      </w:r>
      <w:r w:rsidR="008A3E4B">
        <w:rPr>
          <w:rFonts w:hint="eastAsia"/>
          <w:sz w:val="24"/>
          <w:szCs w:val="24"/>
          <w:lang w:eastAsia="zh-CN"/>
        </w:rPr>
        <w:t>选拔</w:t>
      </w:r>
      <w:r w:rsidRPr="00A105D8">
        <w:rPr>
          <w:sz w:val="24"/>
          <w:szCs w:val="24"/>
          <w:lang w:eastAsia="zh-CN"/>
        </w:rPr>
        <w:t>资格，并按学校相关文件规定处理。</w:t>
      </w:r>
    </w:p>
    <w:p w14:paraId="15C6955C" w14:textId="3DA9D58F" w:rsidR="002A2E7A" w:rsidRDefault="00A105D8" w:rsidP="0009130A">
      <w:pPr>
        <w:spacing w:line="360" w:lineRule="auto"/>
        <w:ind w:firstLineChars="200" w:firstLine="480"/>
        <w:jc w:val="both"/>
        <w:rPr>
          <w:sz w:val="24"/>
          <w:szCs w:val="24"/>
          <w:lang w:eastAsia="zh-CN"/>
        </w:rPr>
      </w:pPr>
      <w:r w:rsidRPr="00A105D8">
        <w:rPr>
          <w:sz w:val="24"/>
          <w:szCs w:val="24"/>
          <w:lang w:eastAsia="zh-CN"/>
        </w:rPr>
        <w:t>（二）</w:t>
      </w:r>
      <w:ins w:id="254" w:author="云伍" w:date="2026-08-01T13:22:00Z">
        <w:r w:rsidR="003A5B81">
          <w:rPr>
            <w:rFonts w:hint="eastAsia"/>
            <w:sz w:val="24"/>
            <w:szCs w:val="24"/>
            <w:lang w:eastAsia="zh-CN"/>
          </w:rPr>
          <w:t>选拔时间</w:t>
        </w:r>
      </w:ins>
      <w:ins w:id="255" w:author="云伍" w:date="2026-08-01T13:24:00Z">
        <w:r w:rsidR="00C957CB">
          <w:rPr>
            <w:rFonts w:hint="eastAsia"/>
            <w:sz w:val="24"/>
            <w:szCs w:val="24"/>
            <w:lang w:eastAsia="zh-CN"/>
          </w:rPr>
          <w:t>及</w:t>
        </w:r>
        <w:r w:rsidR="00831420">
          <w:rPr>
            <w:rFonts w:hint="eastAsia"/>
            <w:sz w:val="24"/>
            <w:szCs w:val="24"/>
            <w:lang w:eastAsia="zh-CN"/>
          </w:rPr>
          <w:t>安排如有变动，</w:t>
        </w:r>
      </w:ins>
      <w:del w:id="256" w:author="云伍" w:date="2026-08-01T13:24:00Z">
        <w:r w:rsidR="00572917" w:rsidDel="00831420">
          <w:rPr>
            <w:sz w:val="24"/>
            <w:szCs w:val="24"/>
            <w:lang w:eastAsia="zh-CN"/>
          </w:rPr>
          <w:delText>具体</w:delText>
        </w:r>
        <w:r w:rsidR="00572917" w:rsidDel="00831420">
          <w:rPr>
            <w:rFonts w:hint="eastAsia"/>
            <w:sz w:val="24"/>
            <w:szCs w:val="24"/>
            <w:lang w:eastAsia="zh-CN"/>
          </w:rPr>
          <w:delText>通知和</w:delText>
        </w:r>
        <w:r w:rsidR="00572917" w:rsidDel="00831420">
          <w:rPr>
            <w:sz w:val="24"/>
            <w:szCs w:val="24"/>
            <w:lang w:eastAsia="zh-CN"/>
          </w:rPr>
          <w:delText>安排</w:delText>
        </w:r>
      </w:del>
      <w:r w:rsidR="00572917">
        <w:rPr>
          <w:sz w:val="24"/>
          <w:szCs w:val="24"/>
          <w:lang w:eastAsia="zh-CN"/>
        </w:rPr>
        <w:t>将在</w:t>
      </w:r>
      <w:del w:id="257" w:author="YMJ-13883002509" w:date="2026-08-03T22:39:00Z">
        <w:r w:rsidR="00572917" w:rsidDel="00A35EF1">
          <w:rPr>
            <w:rFonts w:hint="eastAsia"/>
            <w:sz w:val="24"/>
            <w:szCs w:val="24"/>
            <w:lang w:eastAsia="zh-CN"/>
          </w:rPr>
          <w:delText>工程技术学院</w:delText>
        </w:r>
        <w:r w:rsidR="00572917" w:rsidRPr="00995B32" w:rsidDel="00A35EF1">
          <w:rPr>
            <w:sz w:val="24"/>
            <w:szCs w:val="24"/>
            <w:lang w:eastAsia="zh-CN"/>
          </w:rPr>
          <w:delText>主页和</w:delText>
        </w:r>
        <w:r w:rsidR="00572917" w:rsidRPr="00D178C4" w:rsidDel="00A35EF1">
          <w:rPr>
            <w:rFonts w:hint="eastAsia"/>
            <w:color w:val="3E3E3E"/>
            <w:sz w:val="24"/>
            <w:szCs w:val="24"/>
            <w:shd w:val="clear" w:color="auto" w:fill="FFFFFF"/>
            <w:lang w:eastAsia="zh-CN"/>
          </w:rPr>
          <w:delText>“</w:delText>
        </w:r>
      </w:del>
      <w:r w:rsidR="00572917" w:rsidRPr="00D178C4">
        <w:rPr>
          <w:rFonts w:hint="eastAsia"/>
          <w:color w:val="3E3E3E"/>
          <w:sz w:val="24"/>
          <w:szCs w:val="24"/>
          <w:shd w:val="clear" w:color="auto" w:fill="FFFFFF"/>
          <w:lang w:eastAsia="zh-CN"/>
        </w:rPr>
        <w:t>学行</w:t>
      </w:r>
      <w:del w:id="258" w:author="YMJ-13883002509" w:date="2026-08-03T22:42:00Z">
        <w:r w:rsidR="00572917" w:rsidRPr="00D178C4" w:rsidDel="00A35EF1">
          <w:rPr>
            <w:rFonts w:hint="eastAsia"/>
            <w:color w:val="3E3E3E"/>
            <w:sz w:val="24"/>
            <w:szCs w:val="24"/>
            <w:shd w:val="clear" w:color="auto" w:fill="FFFFFF"/>
            <w:lang w:eastAsia="zh-CN"/>
          </w:rPr>
          <w:delText>科创实验</w:delText>
        </w:r>
      </w:del>
      <w:r w:rsidR="00572917" w:rsidRPr="00D178C4">
        <w:rPr>
          <w:rFonts w:hint="eastAsia"/>
          <w:color w:val="3E3E3E"/>
          <w:sz w:val="24"/>
          <w:szCs w:val="24"/>
          <w:shd w:val="clear" w:color="auto" w:fill="FFFFFF"/>
          <w:lang w:eastAsia="zh-CN"/>
        </w:rPr>
        <w:t>班</w:t>
      </w:r>
      <w:del w:id="259" w:author="YMJ-13883002509" w:date="2026-08-03T22:40:00Z">
        <w:r w:rsidR="00572917" w:rsidDel="00A35EF1">
          <w:rPr>
            <w:rFonts w:hint="eastAsia"/>
            <w:color w:val="3E3E3E"/>
            <w:sz w:val="24"/>
            <w:szCs w:val="24"/>
            <w:shd w:val="clear" w:color="auto" w:fill="FFFFFF"/>
            <w:lang w:eastAsia="zh-CN"/>
          </w:rPr>
          <w:delText>”</w:delText>
        </w:r>
      </w:del>
      <w:r w:rsidR="00572917">
        <w:rPr>
          <w:rFonts w:hint="eastAsia"/>
          <w:color w:val="3E3E3E"/>
          <w:sz w:val="24"/>
          <w:szCs w:val="24"/>
          <w:shd w:val="clear" w:color="auto" w:fill="FFFFFF"/>
          <w:lang w:eastAsia="zh-CN"/>
        </w:rPr>
        <w:t>微信公众</w:t>
      </w:r>
      <w:r w:rsidR="00572917" w:rsidRPr="00D178C4">
        <w:rPr>
          <w:rFonts w:hint="eastAsia"/>
          <w:color w:val="3E3E3E"/>
          <w:sz w:val="24"/>
          <w:szCs w:val="24"/>
          <w:shd w:val="clear" w:color="auto" w:fill="FFFFFF"/>
          <w:lang w:eastAsia="zh-CN"/>
        </w:rPr>
        <w:t>平台</w:t>
      </w:r>
      <w:r w:rsidR="00572917">
        <w:rPr>
          <w:rFonts w:hint="eastAsia"/>
          <w:sz w:val="24"/>
          <w:szCs w:val="24"/>
          <w:lang w:eastAsia="zh-CN"/>
        </w:rPr>
        <w:t>上</w:t>
      </w:r>
      <w:r w:rsidR="00572917" w:rsidRPr="00995B32">
        <w:rPr>
          <w:sz w:val="24"/>
          <w:szCs w:val="24"/>
          <w:lang w:eastAsia="zh-CN"/>
        </w:rPr>
        <w:t>公布</w:t>
      </w:r>
      <w:del w:id="260" w:author="云伍" w:date="2026-08-01T13:22:00Z">
        <w:r w:rsidR="00572917" w:rsidDel="003A5B81">
          <w:rPr>
            <w:rFonts w:hint="eastAsia"/>
            <w:sz w:val="24"/>
            <w:szCs w:val="24"/>
            <w:lang w:eastAsia="zh-CN"/>
          </w:rPr>
          <w:delText>（预计2</w:delText>
        </w:r>
        <w:r w:rsidR="00572917" w:rsidDel="003A5B81">
          <w:rPr>
            <w:sz w:val="24"/>
            <w:szCs w:val="24"/>
            <w:lang w:eastAsia="zh-CN"/>
          </w:rPr>
          <w:delText>026</w:delText>
        </w:r>
        <w:r w:rsidR="00572917" w:rsidDel="003A5B81">
          <w:rPr>
            <w:rFonts w:hint="eastAsia"/>
            <w:sz w:val="24"/>
            <w:szCs w:val="24"/>
            <w:lang w:eastAsia="zh-CN"/>
          </w:rPr>
          <w:delText>年8月底或9月初）</w:delText>
        </w:r>
      </w:del>
      <w:r w:rsidR="00572917" w:rsidRPr="00995B32">
        <w:rPr>
          <w:sz w:val="24"/>
          <w:szCs w:val="24"/>
          <w:lang w:eastAsia="zh-CN"/>
        </w:rPr>
        <w:t>。</w:t>
      </w:r>
      <w:del w:id="261" w:author="云伍" w:date="2026-08-01T13:59:00Z">
        <w:r w:rsidR="00572917" w:rsidRPr="00995B32" w:rsidDel="009461AE">
          <w:rPr>
            <w:sz w:val="24"/>
            <w:szCs w:val="24"/>
            <w:lang w:eastAsia="zh-CN"/>
          </w:rPr>
          <w:delText>请密切关注主页和微信公众号平台</w:delText>
        </w:r>
        <w:r w:rsidR="00572917" w:rsidDel="009461AE">
          <w:rPr>
            <w:rFonts w:hint="eastAsia"/>
            <w:sz w:val="24"/>
            <w:szCs w:val="24"/>
            <w:lang w:eastAsia="zh-CN"/>
          </w:rPr>
          <w:delText>上</w:delText>
        </w:r>
        <w:r w:rsidR="00572917" w:rsidRPr="00995B32" w:rsidDel="009461AE">
          <w:rPr>
            <w:sz w:val="24"/>
            <w:szCs w:val="24"/>
            <w:lang w:eastAsia="zh-CN"/>
          </w:rPr>
          <w:delText>的通知</w:delText>
        </w:r>
        <w:r w:rsidR="00572917" w:rsidDel="009461AE">
          <w:rPr>
            <w:rFonts w:hint="eastAsia"/>
            <w:sz w:val="24"/>
            <w:szCs w:val="24"/>
            <w:lang w:eastAsia="zh-CN"/>
          </w:rPr>
          <w:delText>。</w:delText>
        </w:r>
      </w:del>
    </w:p>
    <w:p w14:paraId="24D8FCD3" w14:textId="3CEE4806" w:rsidR="00995B32" w:rsidRPr="00BD1DEF" w:rsidRDefault="00995B32" w:rsidP="00572917">
      <w:pPr>
        <w:spacing w:line="360" w:lineRule="auto"/>
        <w:ind w:firstLine="440"/>
        <w:jc w:val="both"/>
        <w:rPr>
          <w:sz w:val="24"/>
          <w:szCs w:val="24"/>
          <w:lang w:eastAsia="zh-CN"/>
        </w:rPr>
      </w:pPr>
      <w:del w:id="262" w:author="云伍" w:date="2026-08-01T14:11:00Z">
        <w:r w:rsidDel="00CC0279">
          <w:rPr>
            <w:rFonts w:hint="eastAsia"/>
            <w:sz w:val="24"/>
            <w:szCs w:val="24"/>
            <w:lang w:eastAsia="zh-CN"/>
          </w:rPr>
          <w:delText>(</w:delText>
        </w:r>
      </w:del>
      <w:ins w:id="263" w:author="云伍" w:date="2026-08-01T14:11:00Z">
        <w:r w:rsidR="00CC0279">
          <w:rPr>
            <w:rFonts w:hint="eastAsia"/>
            <w:sz w:val="24"/>
            <w:szCs w:val="24"/>
            <w:lang w:eastAsia="zh-CN"/>
          </w:rPr>
          <w:t>（</w:t>
        </w:r>
      </w:ins>
      <w:r>
        <w:rPr>
          <w:rFonts w:hint="eastAsia"/>
          <w:sz w:val="24"/>
          <w:szCs w:val="24"/>
          <w:lang w:eastAsia="zh-CN"/>
        </w:rPr>
        <w:t>三</w:t>
      </w:r>
      <w:del w:id="264" w:author="云伍" w:date="2026-08-01T14:12:00Z">
        <w:r w:rsidDel="00CC0279">
          <w:rPr>
            <w:rFonts w:hint="eastAsia"/>
            <w:sz w:val="24"/>
            <w:szCs w:val="24"/>
            <w:lang w:eastAsia="zh-CN"/>
          </w:rPr>
          <w:delText>)</w:delText>
        </w:r>
      </w:del>
      <w:ins w:id="265" w:author="云伍" w:date="2026-08-01T14:12:00Z">
        <w:r w:rsidR="00CC0279">
          <w:rPr>
            <w:rFonts w:hint="eastAsia"/>
            <w:sz w:val="24"/>
            <w:szCs w:val="24"/>
            <w:lang w:eastAsia="zh-CN"/>
          </w:rPr>
          <w:t>）</w:t>
        </w:r>
      </w:ins>
      <w:ins w:id="266" w:author="YMJ-13883002509" w:date="2026-08-03T22:40:00Z">
        <w:r w:rsidR="00A35EF1" w:rsidRPr="00A105D8">
          <w:rPr>
            <w:sz w:val="24"/>
            <w:szCs w:val="24"/>
            <w:lang w:eastAsia="zh-CN"/>
          </w:rPr>
          <w:t>学行班</w:t>
        </w:r>
      </w:ins>
      <w:del w:id="267" w:author="YMJ-13883002509" w:date="2026-08-03T22:40:00Z">
        <w:r w:rsidR="00834049" w:rsidDel="00A35EF1">
          <w:rPr>
            <w:rFonts w:hint="eastAsia"/>
            <w:sz w:val="24"/>
            <w:szCs w:val="24"/>
            <w:lang w:eastAsia="zh-CN"/>
          </w:rPr>
          <w:delText>建有</w:delText>
        </w:r>
      </w:del>
      <w:r w:rsidR="00572917" w:rsidRPr="00A105D8">
        <w:rPr>
          <w:sz w:val="24"/>
          <w:szCs w:val="24"/>
          <w:lang w:eastAsia="zh-CN"/>
        </w:rPr>
        <w:t>报名咨询</w:t>
      </w:r>
      <w:del w:id="268" w:author="YMJ-13883002509" w:date="2026-08-03T22:40:00Z">
        <w:r w:rsidR="00572917" w:rsidRPr="00A105D8" w:rsidDel="00A35EF1">
          <w:rPr>
            <w:sz w:val="24"/>
            <w:szCs w:val="24"/>
            <w:lang w:eastAsia="zh-CN"/>
          </w:rPr>
          <w:delText>202</w:delText>
        </w:r>
        <w:r w:rsidR="00572917" w:rsidDel="00A35EF1">
          <w:rPr>
            <w:sz w:val="24"/>
            <w:szCs w:val="24"/>
            <w:lang w:eastAsia="zh-CN"/>
          </w:rPr>
          <w:delText>6</w:delText>
        </w:r>
        <w:r w:rsidR="00572917" w:rsidRPr="00A105D8" w:rsidDel="00A35EF1">
          <w:rPr>
            <w:sz w:val="24"/>
            <w:szCs w:val="24"/>
            <w:lang w:eastAsia="zh-CN"/>
          </w:rPr>
          <w:delText>级“学行班”</w:delText>
        </w:r>
        <w:r w:rsidR="00572917" w:rsidDel="00A35EF1">
          <w:rPr>
            <w:rFonts w:hint="eastAsia"/>
            <w:sz w:val="24"/>
            <w:szCs w:val="24"/>
            <w:lang w:eastAsia="zh-CN"/>
          </w:rPr>
          <w:delText>学生</w:delText>
        </w:r>
        <w:r w:rsidR="00572917" w:rsidRPr="00A105D8" w:rsidDel="00A35EF1">
          <w:rPr>
            <w:sz w:val="24"/>
            <w:szCs w:val="24"/>
            <w:lang w:eastAsia="zh-CN"/>
          </w:rPr>
          <w:delText>选拔交流</w:delText>
        </w:r>
      </w:del>
      <w:r w:rsidR="00572917" w:rsidRPr="00A105D8">
        <w:rPr>
          <w:sz w:val="24"/>
          <w:szCs w:val="24"/>
          <w:lang w:eastAsia="zh-CN"/>
        </w:rPr>
        <w:t>QQ群</w:t>
      </w:r>
      <w:del w:id="269" w:author="YMJ-13883002509" w:date="2026-08-03T22:41:00Z">
        <w:r w:rsidR="00572917" w:rsidRPr="00A105D8" w:rsidDel="00A35EF1">
          <w:rPr>
            <w:rFonts w:hint="eastAsia"/>
            <w:sz w:val="24"/>
            <w:szCs w:val="24"/>
            <w:lang w:eastAsia="zh-CN"/>
          </w:rPr>
          <w:delText>（</w:delText>
        </w:r>
      </w:del>
      <w:ins w:id="270" w:author="YMJ-13883002509" w:date="2026-08-03T22:41:00Z">
        <w:r w:rsidR="00A35EF1">
          <w:rPr>
            <w:rFonts w:hint="eastAsia"/>
            <w:sz w:val="24"/>
            <w:szCs w:val="24"/>
            <w:lang w:eastAsia="zh-CN"/>
          </w:rPr>
          <w:t>：</w:t>
        </w:r>
      </w:ins>
      <w:r w:rsidR="00572917" w:rsidRPr="00A105D8">
        <w:rPr>
          <w:sz w:val="24"/>
          <w:szCs w:val="24"/>
          <w:lang w:eastAsia="zh-CN"/>
        </w:rPr>
        <w:t>780654731</w:t>
      </w:r>
      <w:del w:id="271" w:author="YMJ-13883002509" w:date="2026-08-03T22:41:00Z">
        <w:r w:rsidR="00572917" w:rsidDel="00A35EF1">
          <w:rPr>
            <w:rFonts w:hint="eastAsia"/>
            <w:sz w:val="24"/>
            <w:szCs w:val="24"/>
            <w:lang w:eastAsia="zh-CN"/>
          </w:rPr>
          <w:delText>，</w:delText>
        </w:r>
      </w:del>
      <w:ins w:id="272" w:author="YMJ-13883002509" w:date="2026-08-03T22:41:00Z">
        <w:r w:rsidR="00A35EF1">
          <w:rPr>
            <w:rFonts w:hint="eastAsia"/>
            <w:sz w:val="24"/>
            <w:szCs w:val="24"/>
            <w:lang w:eastAsia="zh-CN"/>
          </w:rPr>
          <w:t>（</w:t>
        </w:r>
      </w:ins>
      <w:r w:rsidR="00572917" w:rsidRPr="00A105D8">
        <w:rPr>
          <w:sz w:val="24"/>
          <w:szCs w:val="24"/>
          <w:lang w:eastAsia="zh-CN"/>
        </w:rPr>
        <w:t>添加时需备注现所在学院+姓名）。本群仅用于报名咨询，不涉及任何收费行为，学生请注意保护自身财产和人身安全。</w:t>
      </w:r>
    </w:p>
    <w:p w14:paraId="73F4D670" w14:textId="77777777" w:rsidR="00FC5FE0" w:rsidRDefault="00FC5FE0">
      <w:pPr>
        <w:jc w:val="center"/>
        <w:rPr>
          <w:lang w:eastAsia="zh-CN"/>
        </w:rPr>
      </w:pPr>
    </w:p>
    <w:sectPr w:rsidR="00FC5FE0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D88C12" w14:textId="77777777" w:rsidR="005743AE" w:rsidRDefault="005743AE" w:rsidP="00F53C90">
      <w:pPr>
        <w:spacing w:after="0" w:line="240" w:lineRule="auto"/>
      </w:pPr>
      <w:r>
        <w:separator/>
      </w:r>
    </w:p>
  </w:endnote>
  <w:endnote w:type="continuationSeparator" w:id="0">
    <w:p w14:paraId="6C6C5194" w14:textId="77777777" w:rsidR="005743AE" w:rsidRDefault="005743AE" w:rsidP="00F53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F95F45" w14:textId="77777777" w:rsidR="005743AE" w:rsidRDefault="005743AE" w:rsidP="00F53C90">
      <w:pPr>
        <w:spacing w:after="0" w:line="240" w:lineRule="auto"/>
      </w:pPr>
      <w:r>
        <w:separator/>
      </w:r>
    </w:p>
  </w:footnote>
  <w:footnote w:type="continuationSeparator" w:id="0">
    <w:p w14:paraId="549C691C" w14:textId="77777777" w:rsidR="005743AE" w:rsidRDefault="005743AE" w:rsidP="00F53C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" w15:restartNumberingAfterBreak="0">
    <w:nsid w:val="00000002"/>
    <w:multiLevelType w:val="singleLevel"/>
    <w:tmpl w:val="FFFFFF82"/>
    <w:lvl w:ilvl="0">
      <w:start w:val="1"/>
      <w:numFmt w:val="bullet"/>
      <w:pStyle w:val="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2" w15:restartNumberingAfterBreak="0">
    <w:nsid w:val="0000000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0000004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4" w15:restartNumberingAfterBreak="0">
    <w:nsid w:val="00000005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4F6D4FC6"/>
    <w:multiLevelType w:val="singleLevel"/>
    <w:tmpl w:val="FFFFFF7E"/>
    <w:lvl w:ilvl="0">
      <w:start w:val="1"/>
      <w:numFmt w:val="decimal"/>
      <w:pStyle w:val="30"/>
      <w:lvlText w:val="%1."/>
      <w:lvlJc w:val="left"/>
      <w:pPr>
        <w:tabs>
          <w:tab w:val="left" w:pos="1080"/>
        </w:tabs>
        <w:ind w:left="1080" w:hanging="36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YMJ-13883002509">
    <w15:presenceInfo w15:providerId="None" w15:userId="YMJ-13883002509"/>
  </w15:person>
  <w15:person w15:author="云伍">
    <w15:presenceInfo w15:providerId="Windows Live" w15:userId="1717eae6154e847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revisionView w:markup="0"/>
  <w:trackRevision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FE0"/>
    <w:rsid w:val="00010006"/>
    <w:rsid w:val="0003396B"/>
    <w:rsid w:val="00037EB2"/>
    <w:rsid w:val="00047FE4"/>
    <w:rsid w:val="0009130A"/>
    <w:rsid w:val="00102F85"/>
    <w:rsid w:val="00142B49"/>
    <w:rsid w:val="001A006D"/>
    <w:rsid w:val="001E6FF9"/>
    <w:rsid w:val="002145E1"/>
    <w:rsid w:val="00240A61"/>
    <w:rsid w:val="00251D36"/>
    <w:rsid w:val="00251F15"/>
    <w:rsid w:val="002A2E7A"/>
    <w:rsid w:val="0037051F"/>
    <w:rsid w:val="00373A12"/>
    <w:rsid w:val="003A5B81"/>
    <w:rsid w:val="00403E55"/>
    <w:rsid w:val="00480A34"/>
    <w:rsid w:val="00486F8E"/>
    <w:rsid w:val="0053213F"/>
    <w:rsid w:val="00572917"/>
    <w:rsid w:val="005743AE"/>
    <w:rsid w:val="00580F1E"/>
    <w:rsid w:val="0060177B"/>
    <w:rsid w:val="0063231D"/>
    <w:rsid w:val="00642C8C"/>
    <w:rsid w:val="00682FEF"/>
    <w:rsid w:val="00692799"/>
    <w:rsid w:val="006A36AF"/>
    <w:rsid w:val="0070474D"/>
    <w:rsid w:val="0075228F"/>
    <w:rsid w:val="0077259F"/>
    <w:rsid w:val="00831420"/>
    <w:rsid w:val="00834049"/>
    <w:rsid w:val="008457E2"/>
    <w:rsid w:val="008A3E4B"/>
    <w:rsid w:val="008B48CD"/>
    <w:rsid w:val="008C524D"/>
    <w:rsid w:val="008D2617"/>
    <w:rsid w:val="0090564A"/>
    <w:rsid w:val="00925C2C"/>
    <w:rsid w:val="009461AE"/>
    <w:rsid w:val="00952B22"/>
    <w:rsid w:val="00956FE5"/>
    <w:rsid w:val="00995B32"/>
    <w:rsid w:val="009B24BE"/>
    <w:rsid w:val="00A105D8"/>
    <w:rsid w:val="00A32133"/>
    <w:rsid w:val="00A35EF1"/>
    <w:rsid w:val="00A5700E"/>
    <w:rsid w:val="00A61AE2"/>
    <w:rsid w:val="00A748BF"/>
    <w:rsid w:val="00A81B2A"/>
    <w:rsid w:val="00AD497E"/>
    <w:rsid w:val="00B93B54"/>
    <w:rsid w:val="00BD099F"/>
    <w:rsid w:val="00BD1DEF"/>
    <w:rsid w:val="00C22788"/>
    <w:rsid w:val="00C957CB"/>
    <w:rsid w:val="00CB1095"/>
    <w:rsid w:val="00CC0279"/>
    <w:rsid w:val="00CC58AB"/>
    <w:rsid w:val="00CE2399"/>
    <w:rsid w:val="00D178C4"/>
    <w:rsid w:val="00D40019"/>
    <w:rsid w:val="00F25027"/>
    <w:rsid w:val="00F53C90"/>
    <w:rsid w:val="00FC5FE0"/>
    <w:rsid w:val="00FE4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7A197A75"/>
  <w15:docId w15:val="{E106345F-4AE5-4D4D-8E01-37DD740D7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MS Mincho" w:hAnsi="Cambria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spacing w:after="200" w:line="276" w:lineRule="auto"/>
    </w:pPr>
    <w:rPr>
      <w:rFonts w:ascii="宋体" w:eastAsia="宋体" w:hAnsi="宋体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76092"/>
      <w:sz w:val="28"/>
      <w:szCs w:val="28"/>
    </w:rPr>
  </w:style>
  <w:style w:type="paragraph" w:styleId="21">
    <w:name w:val="heading 2"/>
    <w:basedOn w:val="a1"/>
    <w:next w:val="a1"/>
    <w:link w:val="22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31">
    <w:name w:val="heading 3"/>
    <w:basedOn w:val="a1"/>
    <w:next w:val="a1"/>
    <w:link w:val="32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54061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54061"/>
    </w:rPr>
  </w:style>
  <w:style w:type="paragraph" w:styleId="7">
    <w:name w:val="heading 7"/>
    <w:basedOn w:val="a1"/>
    <w:next w:val="a1"/>
    <w:link w:val="70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3F3F3F"/>
    </w:rPr>
  </w:style>
  <w:style w:type="paragraph" w:styleId="8">
    <w:name w:val="heading 8"/>
    <w:basedOn w:val="a1"/>
    <w:next w:val="a1"/>
    <w:link w:val="80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9">
    <w:name w:val="heading 9"/>
    <w:basedOn w:val="a1"/>
    <w:next w:val="a1"/>
    <w:link w:val="90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3F3F3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pPr>
      <w:ind w:left="1080" w:hanging="360"/>
      <w:contextualSpacing/>
    </w:pPr>
  </w:style>
  <w:style w:type="paragraph" w:styleId="2">
    <w:name w:val="List Number 2"/>
    <w:basedOn w:val="a1"/>
    <w:uiPriority w:val="99"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a0">
    <w:name w:val="List Bullet"/>
    <w:basedOn w:val="a1"/>
    <w:uiPriority w:val="99"/>
    <w:qFormat/>
    <w:pPr>
      <w:numPr>
        <w:numId w:val="3"/>
      </w:numPr>
      <w:contextualSpacing/>
    </w:pPr>
  </w:style>
  <w:style w:type="paragraph" w:styleId="a8">
    <w:name w:val="annotation text"/>
    <w:basedOn w:val="a1"/>
    <w:uiPriority w:val="99"/>
  </w:style>
  <w:style w:type="paragraph" w:styleId="34">
    <w:name w:val="Body Text 3"/>
    <w:basedOn w:val="a1"/>
    <w:link w:val="35"/>
    <w:uiPriority w:val="99"/>
    <w:qFormat/>
    <w:pPr>
      <w:spacing w:after="120"/>
    </w:pPr>
    <w:rPr>
      <w:sz w:val="16"/>
      <w:szCs w:val="16"/>
    </w:rPr>
  </w:style>
  <w:style w:type="paragraph" w:styleId="3">
    <w:name w:val="List Bullet 3"/>
    <w:basedOn w:val="a1"/>
    <w:uiPriority w:val="99"/>
    <w:pPr>
      <w:numPr>
        <w:numId w:val="4"/>
      </w:numPr>
      <w:contextualSpacing/>
    </w:pPr>
  </w:style>
  <w:style w:type="paragraph" w:styleId="a9">
    <w:name w:val="Body Text"/>
    <w:basedOn w:val="a1"/>
    <w:link w:val="aa"/>
    <w:uiPriority w:val="99"/>
    <w:pPr>
      <w:spacing w:after="120"/>
    </w:pPr>
  </w:style>
  <w:style w:type="paragraph" w:styleId="30">
    <w:name w:val="List Number 3"/>
    <w:basedOn w:val="a1"/>
    <w:uiPriority w:val="99"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qFormat/>
    <w:pPr>
      <w:ind w:left="720" w:hanging="360"/>
      <w:contextualSpacing/>
    </w:pPr>
  </w:style>
  <w:style w:type="paragraph" w:styleId="ab">
    <w:name w:val="List Continue"/>
    <w:basedOn w:val="a1"/>
    <w:uiPriority w:val="99"/>
    <w:pPr>
      <w:spacing w:after="120"/>
      <w:ind w:left="360"/>
      <w:contextualSpacing/>
    </w:pPr>
  </w:style>
  <w:style w:type="paragraph" w:styleId="20">
    <w:name w:val="List Bullet 2"/>
    <w:basedOn w:val="a1"/>
    <w:uiPriority w:val="99"/>
    <w:qFormat/>
    <w:pPr>
      <w:numPr>
        <w:numId w:val="6"/>
      </w:numPr>
      <w:contextualSpacing/>
    </w:pPr>
  </w:style>
  <w:style w:type="paragraph" w:styleId="ac">
    <w:name w:val="footer"/>
    <w:basedOn w:val="a1"/>
    <w:link w:val="ad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e">
    <w:name w:val="header"/>
    <w:basedOn w:val="a1"/>
    <w:link w:val="af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0">
    <w:name w:val="Subtitle"/>
    <w:basedOn w:val="a1"/>
    <w:next w:val="a1"/>
    <w:link w:val="af1"/>
    <w:uiPriority w:val="11"/>
    <w:qFormat/>
    <w:rPr>
      <w:rFonts w:ascii="Calibri" w:eastAsia="MS Gothic" w:hAnsi="Calibri"/>
      <w:i/>
      <w:iCs/>
      <w:color w:val="4F81BD"/>
      <w:spacing w:val="15"/>
      <w:sz w:val="24"/>
      <w:szCs w:val="24"/>
    </w:rPr>
  </w:style>
  <w:style w:type="paragraph" w:styleId="af2">
    <w:name w:val="List"/>
    <w:basedOn w:val="a1"/>
    <w:uiPriority w:val="99"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qFormat/>
    <w:pPr>
      <w:spacing w:after="120" w:line="480" w:lineRule="auto"/>
    </w:pPr>
  </w:style>
  <w:style w:type="paragraph" w:styleId="26">
    <w:name w:val="List Continue 2"/>
    <w:basedOn w:val="a1"/>
    <w:uiPriority w:val="99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qFormat/>
    <w:pPr>
      <w:spacing w:after="120"/>
      <w:ind w:left="1080"/>
      <w:contextualSpacing/>
    </w:pPr>
  </w:style>
  <w:style w:type="paragraph" w:styleId="af3">
    <w:name w:val="Title"/>
    <w:basedOn w:val="a1"/>
    <w:next w:val="a1"/>
    <w:link w:val="af4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75E"/>
      <w:spacing w:val="5"/>
      <w:kern w:val="28"/>
      <w:sz w:val="52"/>
      <w:szCs w:val="52"/>
    </w:rPr>
  </w:style>
  <w:style w:type="table" w:styleId="af5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6">
    <w:name w:val="Light Shading"/>
    <w:basedOn w:val="a3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</w:style>
  <w:style w:type="table" w:styleId="-1">
    <w:name w:val="Light Shading Accent 1"/>
    <w:basedOn w:val="a3"/>
    <w:uiPriority w:val="60"/>
    <w:qFormat/>
    <w:rPr>
      <w:color w:val="376092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-2">
    <w:name w:val="Light Shading Accent 2"/>
    <w:basedOn w:val="a3"/>
    <w:uiPriority w:val="60"/>
    <w:qFormat/>
    <w:rPr>
      <w:color w:val="953735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</w:style>
  <w:style w:type="table" w:styleId="-3">
    <w:name w:val="Light Shading Accent 3"/>
    <w:basedOn w:val="a3"/>
    <w:uiPriority w:val="60"/>
    <w:qFormat/>
    <w:rPr>
      <w:color w:val="7793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3"/>
    <w:uiPriority w:val="60"/>
    <w:qFormat/>
    <w:rPr>
      <w:color w:val="604A7B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3"/>
    <w:uiPriority w:val="60"/>
    <w:qFormat/>
    <w:rPr>
      <w:color w:val="31859C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</w:style>
  <w:style w:type="table" w:styleId="-6">
    <w:name w:val="Light Shading Accent 6"/>
    <w:basedOn w:val="a3"/>
    <w:uiPriority w:val="60"/>
    <w:qFormat/>
    <w:rPr>
      <w:color w:val="E4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</w:style>
  <w:style w:type="table" w:styleId="af7">
    <w:name w:val="Light List"/>
    <w:basedOn w:val="a3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af8">
    <w:name w:val="Light Grid"/>
    <w:basedOn w:val="a3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BFBFB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BFBFB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3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3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0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0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5D1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4CC82"/>
        <w:left w:val="single" w:sz="8" w:space="0" w:color="B4CC82"/>
        <w:bottom w:val="single" w:sz="8" w:space="0" w:color="B4CC82"/>
        <w:right w:val="single" w:sz="8" w:space="0" w:color="B4CC82"/>
        <w:insideH w:val="single" w:sz="8" w:space="0" w:color="B4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4CC82"/>
          <w:left w:val="single" w:sz="8" w:space="0" w:color="B4CC82"/>
          <w:bottom w:val="single" w:sz="8" w:space="0" w:color="B4CC82"/>
          <w:right w:val="single" w:sz="8" w:space="0" w:color="B4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CC82"/>
          <w:left w:val="single" w:sz="8" w:space="0" w:color="B4CC82"/>
          <w:bottom w:val="single" w:sz="8" w:space="0" w:color="B4CC82"/>
          <w:right w:val="single" w:sz="8" w:space="0" w:color="B4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1-10">
    <w:name w:val="Medium List 1 Accent 1"/>
    <w:basedOn w:val="a3"/>
    <w:uiPriority w:val="65"/>
    <w:qFormat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-20">
    <w:name w:val="Medium List 1 Accent 2"/>
    <w:basedOn w:val="a3"/>
    <w:uiPriority w:val="65"/>
    <w:qFormat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3"/>
      </w:tcPr>
    </w:tblStylePr>
    <w:tblStylePr w:type="band1Horz">
      <w:tblPr/>
      <w:tcPr>
        <w:shd w:val="clear" w:color="auto" w:fill="EFD3D3"/>
      </w:tcPr>
    </w:tblStylePr>
  </w:style>
  <w:style w:type="table" w:styleId="1-30">
    <w:name w:val="Medium List 1 Accent 3"/>
    <w:basedOn w:val="a3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3"/>
    <w:uiPriority w:val="65"/>
    <w:qFormat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3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0"/>
      </w:tcPr>
    </w:tblStylePr>
    <w:tblStylePr w:type="band1Horz">
      <w:tblPr/>
      <w:tcPr>
        <w:shd w:val="clear" w:color="auto" w:fill="D2EAF0"/>
      </w:tcPr>
    </w:tblStylePr>
  </w:style>
  <w:style w:type="table" w:styleId="1-60">
    <w:name w:val="Medium List 1 Accent 6"/>
    <w:basedOn w:val="a3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5D1"/>
      </w:tcPr>
    </w:tblStylePr>
    <w:tblStylePr w:type="band1Horz">
      <w:tblPr/>
      <w:tcPr>
        <w:shd w:val="clear" w:color="auto" w:fill="FDE5D1"/>
      </w:tcPr>
    </w:tblStylePr>
  </w:style>
  <w:style w:type="table" w:styleId="28">
    <w:name w:val="Medium List 2"/>
    <w:basedOn w:val="a3"/>
    <w:uiPriority w:val="66"/>
    <w:qFormat/>
    <w:rPr>
      <w:rFonts w:ascii="Calibri" w:eastAsia="MS Gothic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="Calibri" w:eastAsia="MS Gothic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="Calibri" w:eastAsia="MS Gothic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="Calibri" w:eastAsia="MS Gothic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="Calibri" w:eastAsia="MS Gothic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="Calibri" w:eastAsia="MS Gothic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="Calibri" w:eastAsia="MS Gothic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  <w:insideV w:val="single" w:sz="8" w:space="0" w:color="3F3F3F"/>
      </w:tblBorders>
      <w:shd w:val="clear" w:color="auto" w:fill="BFBFBF"/>
    </w:tblPr>
    <w:tcPr>
      <w:shd w:val="clear" w:color="auto" w:fill="BFBFB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3"/>
    </w:tblPr>
    <w:tcPr>
      <w:shd w:val="clear" w:color="auto" w:fill="EFD3D3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4CC82"/>
        <w:left w:val="single" w:sz="8" w:space="0" w:color="B4CC82"/>
        <w:bottom w:val="single" w:sz="8" w:space="0" w:color="B4CC82"/>
        <w:right w:val="single" w:sz="8" w:space="0" w:color="B4CC82"/>
        <w:insideH w:val="single" w:sz="8" w:space="0" w:color="B4CC82"/>
        <w:insideV w:val="single" w:sz="8" w:space="0" w:color="B4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0"/>
    </w:tblPr>
    <w:tcPr>
      <w:shd w:val="clear" w:color="auto" w:fill="D2EA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5D1"/>
    </w:tblPr>
    <w:tcPr>
      <w:shd w:val="clear" w:color="auto" w:fill="FDE5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9">
    <w:name w:val="Medium Grid 2"/>
    <w:basedOn w:val="a3"/>
    <w:uiPriority w:val="68"/>
    <w:qFormat/>
    <w:rPr>
      <w:rFonts w:ascii="Calibri" w:eastAsia="MS Gothic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BFBFBF"/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F7F7F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3"/>
    <w:uiPriority w:val="68"/>
    <w:qFormat/>
    <w:rPr>
      <w:rFonts w:ascii="Calibri" w:eastAsia="MS Gothic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C0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3"/>
    <w:uiPriority w:val="68"/>
    <w:qFormat/>
    <w:rPr>
      <w:rFonts w:ascii="Calibri" w:eastAsia="MS Gothic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3"/>
    </w:tblPr>
    <w:tcPr>
      <w:shd w:val="clear" w:color="auto" w:fill="EFD3D3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3"/>
    <w:uiPriority w:val="68"/>
    <w:qFormat/>
    <w:rPr>
      <w:rFonts w:ascii="Calibri" w:eastAsia="MS Gothic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3"/>
    <w:uiPriority w:val="68"/>
    <w:qFormat/>
    <w:rPr>
      <w:rFonts w:ascii="Calibri" w:eastAsia="MS Gothic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5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3"/>
    <w:uiPriority w:val="68"/>
    <w:qFormat/>
    <w:rPr>
      <w:rFonts w:ascii="Calibri" w:eastAsia="MS Gothic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0"/>
    </w:tblPr>
    <w:tcPr>
      <w:shd w:val="clear" w:color="auto" w:fill="D2EAF0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3"/>
    <w:uiPriority w:val="68"/>
    <w:qFormat/>
    <w:rPr>
      <w:rFonts w:ascii="Calibri" w:eastAsia="MS Gothic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5D1"/>
    </w:tblPr>
    <w:tcPr>
      <w:shd w:val="clear" w:color="auto" w:fill="FDE5D1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BFBFBF"/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F7F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F7F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C0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C0DE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3"/>
    </w:tblPr>
    <w:tcPr>
      <w:shd w:val="clear" w:color="auto" w:fill="EFD3D3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0"/>
    </w:tblPr>
    <w:tcPr>
      <w:shd w:val="clear" w:color="auto" w:fill="D2EA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5D1"/>
    </w:tblPr>
    <w:tcPr>
      <w:shd w:val="clear" w:color="auto" w:fill="FDE5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af9">
    <w:name w:val="Dark List"/>
    <w:basedOn w:val="a3"/>
    <w:uiPriority w:val="70"/>
    <w:qFormat/>
    <w:rPr>
      <w:color w:val="FFFFFF"/>
    </w:rPr>
    <w:tblPr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3"/>
    <w:uiPriority w:val="70"/>
    <w:qFormat/>
    <w:rPr>
      <w:color w:val="FFFFFF"/>
    </w:rPr>
    <w:tblPr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60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</w:style>
  <w:style w:type="table" w:styleId="-22">
    <w:name w:val="Dark List Accent 2"/>
    <w:basedOn w:val="a3"/>
    <w:uiPriority w:val="70"/>
    <w:qFormat/>
    <w:rPr>
      <w:color w:val="FFFFFF"/>
    </w:rPr>
    <w:tblPr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7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</w:style>
  <w:style w:type="table" w:styleId="-32">
    <w:name w:val="Dark List Accent 3"/>
    <w:basedOn w:val="a3"/>
    <w:uiPriority w:val="70"/>
    <w:qFormat/>
    <w:rPr>
      <w:color w:val="FFFFFF"/>
    </w:rPr>
    <w:tblPr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-42">
    <w:name w:val="Dark List Accent 4"/>
    <w:basedOn w:val="a3"/>
    <w:uiPriority w:val="70"/>
    <w:qFormat/>
    <w:rPr>
      <w:color w:val="FFFFFF"/>
    </w:rPr>
    <w:tblPr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0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-52">
    <w:name w:val="Dark List Accent 5"/>
    <w:basedOn w:val="a3"/>
    <w:uiPriority w:val="70"/>
    <w:qFormat/>
    <w:rPr>
      <w:color w:val="FFFFFF"/>
    </w:rPr>
    <w:tblPr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-62">
    <w:name w:val="Dark List Accent 6"/>
    <w:basedOn w:val="a3"/>
    <w:uiPriority w:val="70"/>
    <w:qFormat/>
    <w:rPr>
      <w:color w:val="FFFFFF"/>
    </w:rPr>
    <w:tblPr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9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</w:style>
  <w:style w:type="table" w:styleId="afa">
    <w:name w:val="Colorful Shading"/>
    <w:basedOn w:val="a3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5E5E5"/>
    </w:tblPr>
    <w:tcPr>
      <w:shd w:val="clear" w:color="auto" w:fill="E5E5E5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qFormat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B4D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B4D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C0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qFormat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qFormat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3"/>
    <w:uiPriority w:val="71"/>
    <w:qFormat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5"/>
    </w:tblPr>
    <w:tcPr>
      <w:shd w:val="clear" w:color="auto" w:fill="F2EFF5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A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A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7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7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b">
    <w:name w:val="Colorful List"/>
    <w:basedOn w:val="a3"/>
    <w:uiPriority w:val="72"/>
    <w:qFormat/>
    <w:rPr>
      <w:color w:val="000000"/>
    </w:rPr>
    <w:tblPr>
      <w:shd w:val="clear" w:color="auto" w:fill="E5E5E5"/>
    </w:tblPr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3"/>
    <w:uiPriority w:val="72"/>
    <w:qFormat/>
    <w:rPr>
      <w:color w:val="000000"/>
    </w:rPr>
    <w:tblPr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3"/>
    <w:uiPriority w:val="72"/>
    <w:qFormat/>
    <w:rPr>
      <w:color w:val="000000"/>
    </w:rPr>
    <w:tblPr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3"/>
    <w:uiPriority w:val="72"/>
    <w:qFormat/>
    <w:rPr>
      <w:color w:val="000000"/>
    </w:rPr>
    <w:tblPr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3"/>
    <w:uiPriority w:val="72"/>
    <w:qFormat/>
    <w:rPr>
      <w:color w:val="000000"/>
    </w:rPr>
    <w:tblPr>
      <w:shd w:val="clear" w:color="auto" w:fill="F2EFF5"/>
    </w:tblPr>
    <w:tcPr>
      <w:shd w:val="clear" w:color="auto" w:fill="F2EFF5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3"/>
    <w:uiPriority w:val="72"/>
    <w:qFormat/>
    <w:rPr>
      <w:color w:val="000000"/>
    </w:rPr>
    <w:tblPr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3730A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3"/>
    <w:uiPriority w:val="72"/>
    <w:qFormat/>
    <w:rPr>
      <w:color w:val="000000"/>
    </w:rPr>
    <w:tblPr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shd w:val="clear" w:color="auto" w:fill="FDE9D9"/>
      </w:tcPr>
    </w:tblStylePr>
  </w:style>
  <w:style w:type="table" w:styleId="afc">
    <w:name w:val="Colorful Grid"/>
    <w:basedOn w:val="a3"/>
    <w:uiPriority w:val="73"/>
    <w:qFormat/>
    <w:rPr>
      <w:color w:val="000000"/>
    </w:rPr>
    <w:tblPr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-15">
    <w:name w:val="Colorful Grid Accent 1"/>
    <w:basedOn w:val="a3"/>
    <w:uiPriority w:val="73"/>
    <w:qFormat/>
    <w:rPr>
      <w:color w:val="000000"/>
    </w:rPr>
    <w:tblPr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6091"/>
      </w:tcPr>
    </w:tblStylePr>
    <w:tblStylePr w:type="lastCol">
      <w:rPr>
        <w:color w:val="FFFFFF"/>
      </w:rPr>
      <w:tblPr/>
      <w:tcPr>
        <w:shd w:val="clear" w:color="auto" w:fill="36609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-25">
    <w:name w:val="Colorful Grid Accent 2"/>
    <w:basedOn w:val="a3"/>
    <w:uiPriority w:val="73"/>
    <w:qFormat/>
    <w:rPr>
      <w:color w:val="000000"/>
    </w:rPr>
    <w:tblPr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734"/>
      </w:tcPr>
    </w:tblStylePr>
    <w:tblStylePr w:type="lastCol">
      <w:rPr>
        <w:color w:val="FFFFFF"/>
      </w:rPr>
      <w:tblPr/>
      <w:tcPr>
        <w:shd w:val="clear" w:color="auto" w:fill="9437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3"/>
    <w:uiPriority w:val="73"/>
    <w:qFormat/>
    <w:rPr>
      <w:color w:val="000000"/>
    </w:rPr>
    <w:tblPr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3"/>
    <w:uiPriority w:val="73"/>
    <w:qFormat/>
    <w:rPr>
      <w:color w:val="000000"/>
    </w:rPr>
    <w:tblPr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3"/>
    <w:uiPriority w:val="73"/>
    <w:qFormat/>
    <w:rPr>
      <w:color w:val="000000"/>
    </w:rPr>
    <w:tblPr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3"/>
    <w:uiPriority w:val="73"/>
    <w:qFormat/>
    <w:rPr>
      <w:color w:val="000000"/>
    </w:rPr>
    <w:tblPr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9"/>
      </w:tcPr>
    </w:tblStylePr>
    <w:tblStylePr w:type="lastCol">
      <w:rPr>
        <w:color w:val="FFFFFF"/>
      </w:rPr>
      <w:tblPr/>
      <w:tcPr>
        <w:shd w:val="clear" w:color="auto" w:fill="E36C0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d">
    <w:name w:val="Strong"/>
    <w:basedOn w:val="a2"/>
    <w:uiPriority w:val="22"/>
    <w:qFormat/>
    <w:rPr>
      <w:b/>
      <w:bCs/>
    </w:rPr>
  </w:style>
  <w:style w:type="character" w:styleId="afe">
    <w:name w:val="Emphasis"/>
    <w:basedOn w:val="a2"/>
    <w:uiPriority w:val="20"/>
    <w:qFormat/>
    <w:rPr>
      <w:i/>
      <w:iCs/>
    </w:rPr>
  </w:style>
  <w:style w:type="character" w:customStyle="1" w:styleId="af">
    <w:name w:val="页眉 字符"/>
    <w:basedOn w:val="a2"/>
    <w:link w:val="ae"/>
    <w:uiPriority w:val="99"/>
    <w:qFormat/>
  </w:style>
  <w:style w:type="character" w:customStyle="1" w:styleId="ad">
    <w:name w:val="页脚 字符"/>
    <w:basedOn w:val="a2"/>
    <w:link w:val="ac"/>
    <w:uiPriority w:val="99"/>
  </w:style>
  <w:style w:type="paragraph" w:styleId="aff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="Calibri" w:eastAsia="MS Gothic" w:hAnsi="Calibri" w:cs="宋体"/>
      <w:b/>
      <w:bCs/>
      <w:color w:val="376092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="Calibri" w:eastAsia="MS Gothic" w:hAnsi="Calibri" w:cs="宋体"/>
      <w:b/>
      <w:bCs/>
      <w:color w:val="4F81BD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="Calibri" w:eastAsia="MS Gothic" w:hAnsi="Calibri" w:cs="宋体"/>
      <w:b/>
      <w:bCs/>
      <w:color w:val="4F81BD"/>
    </w:rPr>
  </w:style>
  <w:style w:type="character" w:customStyle="1" w:styleId="af4">
    <w:name w:val="标题 字符"/>
    <w:basedOn w:val="a2"/>
    <w:link w:val="af3"/>
    <w:uiPriority w:val="10"/>
    <w:qFormat/>
    <w:rPr>
      <w:rFonts w:ascii="Calibri" w:eastAsia="MS Gothic" w:hAnsi="Calibri" w:cs="宋体"/>
      <w:color w:val="17375E"/>
      <w:spacing w:val="5"/>
      <w:kern w:val="28"/>
      <w:sz w:val="52"/>
      <w:szCs w:val="52"/>
    </w:rPr>
  </w:style>
  <w:style w:type="character" w:customStyle="1" w:styleId="af1">
    <w:name w:val="副标题 字符"/>
    <w:basedOn w:val="a2"/>
    <w:link w:val="af0"/>
    <w:uiPriority w:val="11"/>
    <w:rPr>
      <w:rFonts w:ascii="Calibri" w:eastAsia="MS Gothic" w:hAnsi="Calibri" w:cs="宋体"/>
      <w:i/>
      <w:iCs/>
      <w:color w:val="4F81BD"/>
      <w:spacing w:val="15"/>
      <w:sz w:val="24"/>
      <w:szCs w:val="24"/>
    </w:rPr>
  </w:style>
  <w:style w:type="paragraph" w:styleId="aff0">
    <w:name w:val="List Paragraph"/>
    <w:basedOn w:val="a1"/>
    <w:uiPriority w:val="34"/>
    <w:qFormat/>
    <w:pPr>
      <w:ind w:left="720"/>
      <w:contextualSpacing/>
    </w:pPr>
  </w:style>
  <w:style w:type="character" w:customStyle="1" w:styleId="aa">
    <w:name w:val="正文文本 字符"/>
    <w:basedOn w:val="a2"/>
    <w:link w:val="a9"/>
    <w:uiPriority w:val="99"/>
    <w:qFormat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1">
    <w:name w:val="Quote"/>
    <w:basedOn w:val="a1"/>
    <w:next w:val="a1"/>
    <w:link w:val="aff2"/>
    <w:uiPriority w:val="29"/>
    <w:qFormat/>
    <w:rPr>
      <w:i/>
      <w:iCs/>
      <w:color w:val="000000"/>
    </w:rPr>
  </w:style>
  <w:style w:type="character" w:customStyle="1" w:styleId="aff2">
    <w:name w:val="引用 字符"/>
    <w:basedOn w:val="a2"/>
    <w:link w:val="aff1"/>
    <w:uiPriority w:val="29"/>
    <w:qFormat/>
    <w:rPr>
      <w:i/>
      <w:iCs/>
      <w:color w:val="000000"/>
    </w:rPr>
  </w:style>
  <w:style w:type="character" w:customStyle="1" w:styleId="40">
    <w:name w:val="标题 4 字符"/>
    <w:basedOn w:val="a2"/>
    <w:link w:val="4"/>
    <w:uiPriority w:val="9"/>
    <w:qFormat/>
    <w:rPr>
      <w:rFonts w:ascii="Calibri" w:eastAsia="MS Gothic" w:hAnsi="Calibri" w:cs="宋体"/>
      <w:b/>
      <w:bCs/>
      <w:i/>
      <w:iCs/>
      <w:color w:val="4F81BD"/>
    </w:rPr>
  </w:style>
  <w:style w:type="character" w:customStyle="1" w:styleId="50">
    <w:name w:val="标题 5 字符"/>
    <w:basedOn w:val="a2"/>
    <w:link w:val="5"/>
    <w:uiPriority w:val="9"/>
    <w:rPr>
      <w:rFonts w:ascii="Calibri" w:eastAsia="MS Gothic" w:hAnsi="Calibri" w:cs="宋体"/>
      <w:color w:val="254061"/>
    </w:rPr>
  </w:style>
  <w:style w:type="character" w:customStyle="1" w:styleId="60">
    <w:name w:val="标题 6 字符"/>
    <w:basedOn w:val="a2"/>
    <w:link w:val="6"/>
    <w:uiPriority w:val="9"/>
    <w:qFormat/>
    <w:rPr>
      <w:rFonts w:ascii="Calibri" w:eastAsia="MS Gothic" w:hAnsi="Calibri" w:cs="宋体"/>
      <w:i/>
      <w:iCs/>
      <w:color w:val="254061"/>
    </w:rPr>
  </w:style>
  <w:style w:type="character" w:customStyle="1" w:styleId="70">
    <w:name w:val="标题 7 字符"/>
    <w:basedOn w:val="a2"/>
    <w:link w:val="7"/>
    <w:uiPriority w:val="9"/>
    <w:qFormat/>
    <w:rPr>
      <w:rFonts w:ascii="Calibri" w:eastAsia="MS Gothic" w:hAnsi="Calibri" w:cs="宋体"/>
      <w:i/>
      <w:iCs/>
      <w:color w:val="3F3F3F"/>
    </w:rPr>
  </w:style>
  <w:style w:type="character" w:customStyle="1" w:styleId="80">
    <w:name w:val="标题 8 字符"/>
    <w:basedOn w:val="a2"/>
    <w:link w:val="8"/>
    <w:uiPriority w:val="9"/>
    <w:qFormat/>
    <w:rPr>
      <w:rFonts w:ascii="Calibri" w:eastAsia="MS Gothic" w:hAnsi="Calibri" w:cs="宋体"/>
      <w:color w:val="4F81BD"/>
      <w:sz w:val="20"/>
      <w:szCs w:val="20"/>
    </w:rPr>
  </w:style>
  <w:style w:type="character" w:customStyle="1" w:styleId="90">
    <w:name w:val="标题 9 字符"/>
    <w:basedOn w:val="a2"/>
    <w:link w:val="9"/>
    <w:uiPriority w:val="9"/>
    <w:qFormat/>
    <w:rPr>
      <w:rFonts w:ascii="Calibri" w:eastAsia="MS Gothic" w:hAnsi="Calibri" w:cs="宋体"/>
      <w:i/>
      <w:iCs/>
      <w:color w:val="3F3F3F"/>
      <w:sz w:val="20"/>
      <w:szCs w:val="20"/>
    </w:rPr>
  </w:style>
  <w:style w:type="paragraph" w:styleId="aff3">
    <w:name w:val="Intense Quote"/>
    <w:basedOn w:val="a1"/>
    <w:next w:val="a1"/>
    <w:link w:val="aff4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f4">
    <w:name w:val="明显引用 字符"/>
    <w:basedOn w:val="a2"/>
    <w:link w:val="aff3"/>
    <w:uiPriority w:val="30"/>
    <w:qFormat/>
    <w:rPr>
      <w:b/>
      <w:bCs/>
      <w:i/>
      <w:iCs/>
      <w:color w:val="4F81BD"/>
    </w:rPr>
  </w:style>
  <w:style w:type="character" w:customStyle="1" w:styleId="SubtleEmphasis7c3d5f7f-e9b9-4bb3-adb7-08193bce1ddc">
    <w:name w:val="Subtle Emphasis_7c3d5f7f-e9b9-4bb3-adb7-08193bce1ddc"/>
    <w:basedOn w:val="a2"/>
    <w:uiPriority w:val="19"/>
    <w:qFormat/>
    <w:rPr>
      <w:i/>
      <w:iCs/>
      <w:color w:val="7F7F7F"/>
    </w:rPr>
  </w:style>
  <w:style w:type="character" w:customStyle="1" w:styleId="IntenseEmphasisacd172db-c762-41e7-93c5-10f15128a034">
    <w:name w:val="Intense Emphasis_acd172db-c762-41e7-93c5-10f15128a034"/>
    <w:basedOn w:val="a2"/>
    <w:uiPriority w:val="21"/>
    <w:qFormat/>
    <w:rPr>
      <w:b/>
      <w:bCs/>
      <w:i/>
      <w:iCs/>
      <w:color w:val="4F81BD"/>
    </w:rPr>
  </w:style>
  <w:style w:type="character" w:customStyle="1" w:styleId="SubtleReferencecb9df507-78ab-4647-91fc-53630e2cff07">
    <w:name w:val="Subtle Reference_cb9df507-78ab-4647-91fc-53630e2cff07"/>
    <w:basedOn w:val="a2"/>
    <w:uiPriority w:val="31"/>
    <w:qFormat/>
    <w:rPr>
      <w:smallCaps/>
      <w:color w:val="C0504D"/>
      <w:u w:val="single"/>
    </w:rPr>
  </w:style>
  <w:style w:type="character" w:customStyle="1" w:styleId="IntenseReference93e0487b-789a-4188-b7b4-607d5ee5fbd9">
    <w:name w:val="Intense Reference_93e0487b-789a-4188-b7b4-607d5ee5fbd9"/>
    <w:basedOn w:val="a2"/>
    <w:uiPriority w:val="32"/>
    <w:qFormat/>
    <w:rPr>
      <w:b/>
      <w:bCs/>
      <w:smallCaps/>
      <w:color w:val="C0504D"/>
      <w:spacing w:val="5"/>
      <w:u w:val="single"/>
    </w:rPr>
  </w:style>
  <w:style w:type="character" w:customStyle="1" w:styleId="BookTitled1f6ef24-c0f3-410a-822c-f023572dba65">
    <w:name w:val="Book Title_d1f6ef24-c0f3-410a-822c-f023572dba65"/>
    <w:basedOn w:val="a2"/>
    <w:uiPriority w:val="33"/>
    <w:qFormat/>
    <w:rPr>
      <w:b/>
      <w:bCs/>
      <w:smallCaps/>
      <w:spacing w:val="5"/>
    </w:rPr>
  </w:style>
  <w:style w:type="paragraph" w:customStyle="1" w:styleId="TOCHeadingb11b5f65-ab39-4044-a51c-39ae54fa5411">
    <w:name w:val="TOC Heading_b11b5f65-ab39-4044-a51c-39ae54fa5411"/>
    <w:basedOn w:val="1"/>
    <w:next w:val="a1"/>
    <w:uiPriority w:val="39"/>
    <w:qFormat/>
    <w:pPr>
      <w:outlineLvl w:val="9"/>
    </w:pPr>
  </w:style>
  <w:style w:type="paragraph" w:styleId="aff5">
    <w:name w:val="Normal (Web)"/>
    <w:basedOn w:val="a1"/>
    <w:uiPriority w:val="99"/>
    <w:semiHidden/>
    <w:unhideWhenUsed/>
    <w:rsid w:val="0063231D"/>
    <w:pPr>
      <w:spacing w:before="100" w:beforeAutospacing="1" w:after="100" w:afterAutospacing="1" w:line="240" w:lineRule="auto"/>
    </w:pPr>
    <w:rPr>
      <w:sz w:val="24"/>
      <w:szCs w:val="24"/>
      <w:lang w:eastAsia="zh-CN"/>
    </w:rPr>
  </w:style>
  <w:style w:type="character" w:styleId="aff6">
    <w:name w:val="Hyperlink"/>
    <w:basedOn w:val="a2"/>
    <w:uiPriority w:val="99"/>
    <w:unhideWhenUsed/>
    <w:rsid w:val="00AD497E"/>
    <w:rPr>
      <w:color w:val="0000FF" w:themeColor="hyperlink"/>
      <w:u w:val="single"/>
    </w:rPr>
  </w:style>
  <w:style w:type="paragraph" w:styleId="aff7">
    <w:name w:val="Balloon Text"/>
    <w:basedOn w:val="a1"/>
    <w:link w:val="aff8"/>
    <w:uiPriority w:val="99"/>
    <w:semiHidden/>
    <w:unhideWhenUsed/>
    <w:rsid w:val="00CC58AB"/>
    <w:pPr>
      <w:spacing w:after="0" w:line="240" w:lineRule="auto"/>
    </w:pPr>
    <w:rPr>
      <w:sz w:val="18"/>
      <w:szCs w:val="18"/>
    </w:rPr>
  </w:style>
  <w:style w:type="character" w:customStyle="1" w:styleId="aff8">
    <w:name w:val="批注框文本 字符"/>
    <w:basedOn w:val="a2"/>
    <w:link w:val="aff7"/>
    <w:uiPriority w:val="99"/>
    <w:semiHidden/>
    <w:rsid w:val="00CC58AB"/>
    <w:rPr>
      <w:rFonts w:ascii="宋体" w:eastAsia="宋体" w:hAnsi="宋体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1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1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settings" Target="settings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0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footnotes" Target="footnotes.xml"/><Relationship Id="rId28" Type="http://schemas.openxmlformats.org/officeDocument/2006/relationships/theme" Target="theme/theme1.xml"/><Relationship Id="rId10" Type="http://schemas.openxmlformats.org/officeDocument/2006/relationships/customXml" Target="../customXml/item10.xml"/><Relationship Id="rId19" Type="http://schemas.openxmlformats.org/officeDocument/2006/relationships/numbering" Target="numbering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webSettings" Target="webSettings.xml"/><Relationship Id="rId27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item1.xml>
</file>

<file path=customXml/item2.xml>
</file>

<file path=customXml/item3.xml>
</file>

<file path=customXml/item4.xml>
</file>

<file path=customXml/item5.xml>
</file>

<file path=customXml/item6.xml>
</file>

<file path=customXml/item7.xml>
</file>

<file path=customXml/item8.xml>
</file>

<file path=customXml/item9.xml>
</file>

<file path=customXml/item10.xml>
</file>

<file path=customXml/item11.xml>
</file>

<file path=customXml/item12.xml>
</file>

<file path=customXml/item1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4.xml>
</file>

<file path=customXml/item15.xml>
</file>

<file path=customXml/item16.xml>
</file>

<file path=customXml/item17.xml>
</file>

<file path=customXml/item18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5277D96-0A0F-4AC1-95E3-979675AD4928}"/>
</file>

<file path=customXml/itemProps2.xml><?xml version="1.0" encoding="utf-8"?>
<ds:datastoreItem xmlns:ds="http://schemas.openxmlformats.org/officeDocument/2006/customXml" ds:itemID="{223C0BAF-B235-4F68-991F-B01D153A33EE}"/>
</file>

<file path=customXml/itemProps3.xml><?xml version="1.0" encoding="utf-8"?>
<ds:datastoreItem xmlns:ds="http://schemas.openxmlformats.org/officeDocument/2006/customXml" ds:itemID="{5806C7A7-BA00-4375-B00C-D382BFE26231}"/>
</file>

<file path=customXml/itemProps4.xml><?xml version="1.0" encoding="utf-8"?>
<ds:datastoreItem xmlns:ds="http://schemas.openxmlformats.org/officeDocument/2006/customXml" ds:itemID="{3636F0EC-0719-4962-82D6-463F063E5507}"/>
</file>

<file path=customXml/itemProps5.xml><?xml version="1.0" encoding="utf-8"?>
<ds:datastoreItem xmlns:ds="http://schemas.openxmlformats.org/officeDocument/2006/customXml" ds:itemID="{C6F2E79B-3F85-4BD9-8A44-B8F814C762D7}"/>
</file>

<file path=customXml/itemProps6.xml><?xml version="1.0" encoding="utf-8"?>
<ds:datastoreItem xmlns:ds="http://schemas.openxmlformats.org/officeDocument/2006/customXml" ds:itemID="{A299CE79-5795-40D4-97AC-D7DD602CEB52}"/>
</file>

<file path=customXml/itemProps7.xml><?xml version="1.0" encoding="utf-8"?>
<ds:datastoreItem xmlns:ds="http://schemas.openxmlformats.org/officeDocument/2006/customXml" ds:itemID="{48E40A97-1285-45B4-BC93-8D3009DEE313}"/>
</file>

<file path=customXml/itemProps8.xml><?xml version="1.0" encoding="utf-8"?>
<ds:datastoreItem xmlns:ds="http://schemas.openxmlformats.org/officeDocument/2006/customXml" ds:itemID="{CEE54DFD-27F0-453D-9217-EA5C4DF9A089}"/>
</file>

<file path=customXml/itemProps9.xml><?xml version="1.0" encoding="utf-8"?>
<ds:datastoreItem xmlns:ds="http://schemas.openxmlformats.org/officeDocument/2006/customXml" ds:itemID="{A93DDAD9-DA60-4F8A-9154-1384E00FB91D}"/>
</file>

<file path=customXml/itemProps10.xml><?xml version="1.0" encoding="utf-8"?>
<ds:datastoreItem xmlns:ds="http://schemas.openxmlformats.org/officeDocument/2006/customXml" ds:itemID="{4B165F35-FF16-46AE-8B99-16D273E31969}"/>
</file>

<file path=customXml/itemProps11.xml><?xml version="1.0" encoding="utf-8"?>
<ds:datastoreItem xmlns:ds="http://schemas.openxmlformats.org/officeDocument/2006/customXml" ds:itemID="{6FD70643-E35E-4B55-86ED-6A2B9C2A280C}"/>
</file>

<file path=customXml/itemProps12.xml><?xml version="1.0" encoding="utf-8"?>
<ds:datastoreItem xmlns:ds="http://schemas.openxmlformats.org/officeDocument/2006/customXml" ds:itemID="{C9037B84-A67A-46F2-AEFB-7495FA0CAB25}"/>
</file>

<file path=customXml/itemProps13.xml><?xml version="1.0" encoding="utf-8"?>
<ds:datastoreItem xmlns:ds="http://schemas.openxmlformats.org/officeDocument/2006/customXml" ds:itemID="{EC30AC6E-7860-4474-A844-38144A6AC391}">
  <ds:schemaRefs>
    <ds:schemaRef ds:uri="http://www.wps.cn/android/officeDocument/2013/mofficeCustomData"/>
  </ds:schemaRefs>
</ds:datastoreItem>
</file>

<file path=customXml/itemProps14.xml><?xml version="1.0" encoding="utf-8"?>
<ds:datastoreItem xmlns:ds="http://schemas.openxmlformats.org/officeDocument/2006/customXml" ds:itemID="{A141BF50-3059-48FB-92D9-2F7F7FE01355}"/>
</file>

<file path=customXml/itemProps15.xml><?xml version="1.0" encoding="utf-8"?>
<ds:datastoreItem xmlns:ds="http://schemas.openxmlformats.org/officeDocument/2006/customXml" ds:itemID="{43CF209F-AAD0-4B40-BF7F-AC8EB263345E}"/>
</file>

<file path=customXml/itemProps16.xml><?xml version="1.0" encoding="utf-8"?>
<ds:datastoreItem xmlns:ds="http://schemas.openxmlformats.org/officeDocument/2006/customXml" ds:itemID="{71AA7773-5DFC-4665-A590-FEB01C313E52}"/>
</file>

<file path=customXml/itemProps17.xml><?xml version="1.0" encoding="utf-8"?>
<ds:datastoreItem xmlns:ds="http://schemas.openxmlformats.org/officeDocument/2006/customXml" ds:itemID="{BF46CB1F-CD00-4457-8CB9-3322FFC76C2D}"/>
</file>

<file path=customXml/itemProps18.xml><?xml version="1.0" encoding="utf-8"?>
<ds:datastoreItem xmlns:ds="http://schemas.openxmlformats.org/officeDocument/2006/customXml" ds:itemID="{416432D2-8161-4D7C-9A3B-18DFD4E69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1537</Words>
  <Characters>527</Characters>
  <Application>Microsoft Office Word</Application>
  <DocSecurity>0</DocSecurity>
  <Lines>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dc:description>generated by python-docx</dc:description>
  <cp:lastModifiedBy>YMJ-13883002509</cp:lastModifiedBy>
  <cp:revision>2</cp:revision>
  <dcterms:created xsi:type="dcterms:W3CDTF">2026-08-03T14:58:00Z</dcterms:created>
  <dcterms:modified xsi:type="dcterms:W3CDTF">2026-08-03T14:58:00Z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eyJoZGlkIjoiYWIyNzdmOTQ0MzhhYzlkYjYyZmE5ZDQ5OTBiNzIzZTIiLCJ1c2VySWQiOiIxNTY4OTMwMTMyIn0=</vt:lpwstr>
  </property>
  <property fmtid="{D5CDD505-2E9C-101B-9397-08002B2CF9AE}" pid="3" name="KSOProductBuildVer">
    <vt:lpwstr>2052-12.1.0.26884</vt:lpwstr>
  </property>
  <property fmtid="{D5CDD505-2E9C-101B-9397-08002B2CF9AE}" pid="4" name="ICV">
    <vt:lpwstr>052375de510444cab1de83e12f9501d1_23</vt:lpwstr>
  </property>
</Properties>
</file>